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14B3DD">
      <w:pPr>
        <w:pStyle w:val="2"/>
        <w:spacing w:line="360" w:lineRule="auto"/>
        <w:jc w:val="center"/>
        <w:rPr>
          <w:rFonts w:hint="eastAsia" w:asciiTheme="majorEastAsia" w:hAnsiTheme="majorEastAsia" w:eastAsiaTheme="majorEastAsia" w:cstheme="majorEastAsia"/>
          <w:lang w:eastAsia="zh-CN"/>
        </w:rPr>
      </w:pPr>
      <w:r>
        <w:rPr>
          <w:rFonts w:hint="eastAsia" w:asciiTheme="majorEastAsia" w:hAnsiTheme="majorEastAsia" w:eastAsiaTheme="majorEastAsia" w:cstheme="majorEastAsia"/>
          <w:lang w:eastAsia="zh-CN"/>
        </w:rPr>
        <w:t>《</w:t>
      </w:r>
      <w:r>
        <w:rPr>
          <w:rFonts w:hint="eastAsia" w:asciiTheme="majorEastAsia" w:hAnsiTheme="majorEastAsia" w:eastAsiaTheme="majorEastAsia" w:cstheme="majorEastAsia"/>
          <w:lang w:val="en-US" w:eastAsia="zh-CN"/>
        </w:rPr>
        <w:t>穿越</w:t>
      </w:r>
      <w:ins w:id="0" w:author="羽毛" w:date="2026-04-16T20:49:09Z">
        <w:r>
          <w:rPr>
            <w:rFonts w:hint="eastAsia" w:asciiTheme="majorEastAsia" w:hAnsiTheme="majorEastAsia" w:eastAsiaTheme="majorEastAsia" w:cstheme="majorEastAsia"/>
            <w:lang w:val="en-US" w:eastAsia="zh-CN"/>
          </w:rPr>
          <w:t>刘禅</w:t>
        </w:r>
      </w:ins>
      <w:ins w:id="1" w:author="羽毛" w:date="2026-04-16T20:49:10Z">
        <w:r>
          <w:rPr>
            <w:rFonts w:hint="eastAsia" w:asciiTheme="majorEastAsia" w:hAnsiTheme="majorEastAsia" w:eastAsiaTheme="majorEastAsia" w:cstheme="majorEastAsia"/>
            <w:lang w:val="en-US" w:eastAsia="zh-CN"/>
          </w:rPr>
          <w:t>，</w:t>
        </w:r>
      </w:ins>
      <w:ins w:id="2" w:author="羽毛" w:date="2026-04-16T20:49:12Z">
        <w:r>
          <w:rPr>
            <w:rFonts w:hint="eastAsia" w:asciiTheme="majorEastAsia" w:hAnsiTheme="majorEastAsia" w:eastAsiaTheme="majorEastAsia" w:cstheme="majorEastAsia"/>
            <w:lang w:val="en-US" w:eastAsia="zh-CN"/>
          </w:rPr>
          <w:t>我</w:t>
        </w:r>
      </w:ins>
      <w:ins w:id="3" w:author="羽毛" w:date="2026-04-16T20:49:13Z">
        <w:r>
          <w:rPr>
            <w:rFonts w:hint="eastAsia" w:asciiTheme="majorEastAsia" w:hAnsiTheme="majorEastAsia" w:eastAsiaTheme="majorEastAsia" w:cstheme="majorEastAsia"/>
            <w:lang w:val="en-US" w:eastAsia="zh-CN"/>
          </w:rPr>
          <w:t>要</w:t>
        </w:r>
      </w:ins>
      <w:ins w:id="4" w:author="羽毛" w:date="2026-04-16T20:49:15Z">
        <w:r>
          <w:rPr>
            <w:rFonts w:hint="eastAsia" w:asciiTheme="majorEastAsia" w:hAnsiTheme="majorEastAsia" w:eastAsiaTheme="majorEastAsia" w:cstheme="majorEastAsia"/>
            <w:lang w:val="en-US" w:eastAsia="zh-CN"/>
          </w:rPr>
          <w:t>一统天下</w:t>
        </w:r>
      </w:ins>
      <w:del w:id="5" w:author="羽毛" w:date="2026-04-16T20:49:07Z">
        <w:r>
          <w:rPr>
            <w:rFonts w:hint="eastAsia" w:asciiTheme="majorEastAsia" w:hAnsiTheme="majorEastAsia" w:eastAsiaTheme="majorEastAsia" w:cstheme="majorEastAsia"/>
            <w:lang w:val="en-US" w:eastAsia="zh-CN"/>
          </w:rPr>
          <w:delText>阿斗，开</w:delText>
        </w:r>
      </w:del>
      <w:del w:id="6" w:author="羽毛" w:date="2026-04-16T20:49:06Z">
        <w:r>
          <w:rPr>
            <w:rFonts w:hint="eastAsia" w:asciiTheme="majorEastAsia" w:hAnsiTheme="majorEastAsia" w:eastAsiaTheme="majorEastAsia" w:cstheme="majorEastAsia"/>
            <w:lang w:val="en-US" w:eastAsia="zh-CN"/>
          </w:rPr>
          <w:delText>局被刘备识破</w:delText>
        </w:r>
      </w:del>
      <w:r>
        <w:rPr>
          <w:rFonts w:hint="eastAsia" w:asciiTheme="majorEastAsia" w:hAnsiTheme="majorEastAsia" w:eastAsiaTheme="majorEastAsia" w:cstheme="majorEastAsia"/>
          <w:lang w:eastAsia="zh-CN"/>
        </w:rPr>
        <w:t>》</w:t>
      </w:r>
    </w:p>
    <w:p w14:paraId="577D31B3">
      <w:pPr>
        <w:spacing w:line="360" w:lineRule="auto"/>
        <w:jc w:val="center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备用名：《季汉天下》</w:t>
      </w:r>
    </w:p>
    <w:p w14:paraId="286F0615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</w:p>
    <w:p w14:paraId="2EC94274">
      <w:pPr>
        <w:pStyle w:val="2"/>
        <w:bidi w:val="0"/>
        <w:spacing w:line="360" w:lineRule="auto"/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人物小传</w:t>
      </w:r>
    </w:p>
    <w:p w14:paraId="7462E470">
      <w:pPr>
        <w:numPr>
          <w:ilvl w:val="0"/>
          <w:numId w:val="1"/>
        </w:num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刘禅（男主）</w:t>
      </w:r>
    </w:p>
    <w:p w14:paraId="0925F6B9">
      <w:pPr>
        <w:numPr>
          <w:ilvl w:val="0"/>
          <w:numId w:val="0"/>
        </w:num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身份：汉中王刘备之子</w:t>
      </w:r>
      <w:bookmarkStart w:id="0" w:name="_GoBack"/>
      <w:bookmarkEnd w:id="0"/>
    </w:p>
    <w:p w14:paraId="431866F5">
      <w:pPr>
        <w:numPr>
          <w:ilvl w:val="0"/>
          <w:numId w:val="0"/>
        </w:num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外貌：瘦弱</w:t>
      </w:r>
    </w:p>
    <w:p w14:paraId="6F4D5559">
      <w:pPr>
        <w:numPr>
          <w:ilvl w:val="0"/>
          <w:numId w:val="0"/>
        </w:num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性格：杀伐果断，有勇有谋</w:t>
      </w:r>
    </w:p>
    <w:p w14:paraId="0810A6EB">
      <w:pPr>
        <w:numPr>
          <w:ilvl w:val="0"/>
          <w:numId w:val="0"/>
        </w:num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目的：覆灭魏吴，一统天下</w:t>
      </w:r>
    </w:p>
    <w:p w14:paraId="0D8409EB">
      <w:pPr>
        <w:numPr>
          <w:ilvl w:val="0"/>
          <w:numId w:val="0"/>
        </w:num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</w:p>
    <w:p w14:paraId="33A97DC4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张莺莺（女主）</w:t>
      </w:r>
    </w:p>
    <w:p w14:paraId="76D4FD22">
      <w:pPr>
        <w:numPr>
          <w:ilvl w:val="0"/>
          <w:numId w:val="0"/>
        </w:numPr>
        <w:spacing w:line="360" w:lineRule="auto"/>
        <w:ind w:leftChars="0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身份：张飞之女</w:t>
      </w:r>
    </w:p>
    <w:p w14:paraId="0FD9479D">
      <w:pPr>
        <w:numPr>
          <w:ilvl w:val="0"/>
          <w:numId w:val="0"/>
        </w:numPr>
        <w:spacing w:line="360" w:lineRule="auto"/>
        <w:ind w:leftChars="0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外貌：柳叶弯眉，樱桃小嘴，面容秀丽</w:t>
      </w:r>
    </w:p>
    <w:p w14:paraId="513EC754">
      <w:pPr>
        <w:numPr>
          <w:ilvl w:val="0"/>
          <w:numId w:val="0"/>
        </w:numPr>
        <w:spacing w:line="360" w:lineRule="auto"/>
        <w:ind w:leftChars="0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性格：温柔，体贴</w:t>
      </w:r>
    </w:p>
    <w:p w14:paraId="2C6083A9">
      <w:pPr>
        <w:numPr>
          <w:ilvl w:val="0"/>
          <w:numId w:val="0"/>
        </w:numPr>
        <w:spacing w:line="360" w:lineRule="auto"/>
        <w:ind w:leftChars="0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目标：服侍好刘禅</w:t>
      </w:r>
    </w:p>
    <w:p w14:paraId="6E5FC3F5">
      <w:pPr>
        <w:numPr>
          <w:ilvl w:val="0"/>
          <w:numId w:val="0"/>
        </w:num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</w:p>
    <w:p w14:paraId="105EBD87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刘备（男配）</w:t>
      </w:r>
    </w:p>
    <w:p w14:paraId="33BC339F">
      <w:pPr>
        <w:numPr>
          <w:ilvl w:val="0"/>
          <w:numId w:val="0"/>
        </w:numPr>
        <w:spacing w:line="360" w:lineRule="auto"/>
        <w:ind w:leftChars="0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身份：汉中王</w:t>
      </w:r>
    </w:p>
    <w:p w14:paraId="6B80AE9B">
      <w:pPr>
        <w:numPr>
          <w:ilvl w:val="0"/>
          <w:numId w:val="0"/>
        </w:numPr>
        <w:spacing w:line="360" w:lineRule="auto"/>
        <w:ind w:leftChars="0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外貌：身穿黑色长袍，束发，留着胡须</w:t>
      </w:r>
    </w:p>
    <w:p w14:paraId="431D9292">
      <w:pPr>
        <w:numPr>
          <w:ilvl w:val="0"/>
          <w:numId w:val="0"/>
        </w:numPr>
        <w:spacing w:line="360" w:lineRule="auto"/>
        <w:ind w:leftChars="0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性格：重情重义</w:t>
      </w:r>
    </w:p>
    <w:p w14:paraId="5C6E5531">
      <w:pPr>
        <w:numPr>
          <w:ilvl w:val="0"/>
          <w:numId w:val="0"/>
        </w:numPr>
        <w:spacing w:line="360" w:lineRule="auto"/>
        <w:ind w:leftChars="0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目标：兴复汉室</w:t>
      </w:r>
    </w:p>
    <w:p w14:paraId="11EEFA96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eastAsia="zh-CN"/>
        </w:rPr>
      </w:pPr>
    </w:p>
    <w:p w14:paraId="22149442">
      <w:pPr>
        <w:pStyle w:val="2"/>
        <w:bidi w:val="0"/>
        <w:spacing w:line="360" w:lineRule="auto"/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第一集</w:t>
      </w:r>
    </w:p>
    <w:p w14:paraId="1DECE8B8">
      <w:pPr>
        <w:spacing w:line="360" w:lineRule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1.1峡谷 夜 外</w:t>
      </w:r>
    </w:p>
    <w:p w14:paraId="019F8EFF">
      <w:pPr>
        <w:spacing w:line="360" w:lineRule="auto"/>
        <w:rPr>
          <w:rFonts w:hint="default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人物：刘禅、吕蒙、赵云、蜀汉士兵若干</w:t>
      </w:r>
    </w:p>
    <w:p w14:paraId="273C1516">
      <w:pPr>
        <w:spacing w:line="360" w:lineRule="auto"/>
        <w:rPr>
          <w:rFonts w:hint="eastAsia" w:asciiTheme="majorEastAsia" w:hAnsiTheme="majorEastAsia" w:eastAsiaTheme="majorEastAsia" w:cstheme="majorEastAsia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Cs w:val="21"/>
          <w:lang w:val="en-US" w:eastAsia="zh-CN"/>
        </w:rPr>
        <w:t>【镜头拉高】吕蒙前面，刘禅手持长刀，身后站着数千士兵，吕蒙身后，赵云骑在白马上，握紧长枪</w:t>
      </w:r>
    </w:p>
    <w:p w14:paraId="6CFB95AE">
      <w:pPr>
        <w:spacing w:line="360" w:lineRule="auto"/>
        <w:rPr>
          <w:rFonts w:hint="eastAsia" w:asciiTheme="majorEastAsia" w:hAnsiTheme="majorEastAsia" w:eastAsiaTheme="majorEastAsia" w:cstheme="majorEastAsia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Cs w:val="21"/>
          <w:lang w:val="en-US" w:eastAsia="zh-CN"/>
        </w:rPr>
        <w:t>△吕蒙全身沾满鲜血，头发凌乱，周围全是东吴士兵的尸体</w:t>
      </w:r>
    </w:p>
    <w:p w14:paraId="5D35ECDB">
      <w:pPr>
        <w:spacing w:line="360" w:lineRule="auto"/>
        <w:rPr>
          <w:rFonts w:hint="eastAsia" w:asciiTheme="majorEastAsia" w:hAnsiTheme="majorEastAsia" w:eastAsiaTheme="majorEastAsia" w:cstheme="majorEastAsia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Cs w:val="21"/>
          <w:lang w:val="en-US" w:eastAsia="zh-CN"/>
        </w:rPr>
        <w:t>△刘禅盯着吕蒙，上前一步</w:t>
      </w:r>
    </w:p>
    <w:p w14:paraId="2E080847">
      <w:pPr>
        <w:spacing w:line="360" w:lineRule="auto"/>
        <w:rPr>
          <w:rFonts w:hint="eastAsia" w:asciiTheme="majorEastAsia" w:hAnsiTheme="majorEastAsia" w:eastAsiaTheme="majorEastAsia" w:cstheme="majorEastAsia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Cs w:val="21"/>
          <w:lang w:val="en-US" w:eastAsia="zh-CN"/>
        </w:rPr>
        <w:t>刘禅：吕蒙，你白衣渡江，算尽人心，却算不到我刘禅。</w:t>
      </w:r>
    </w:p>
    <w:p w14:paraId="5628B25C">
      <w:pPr>
        <w:spacing w:line="360" w:lineRule="auto"/>
        <w:rPr>
          <w:rFonts w:hint="eastAsia" w:asciiTheme="majorEastAsia" w:hAnsiTheme="majorEastAsia" w:eastAsiaTheme="majorEastAsia" w:cstheme="majorEastAsia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Cs w:val="21"/>
          <w:lang w:val="en-US" w:eastAsia="zh-CN"/>
        </w:rPr>
        <w:t>△吕蒙吓的退后一步，跌坐在地上</w:t>
      </w:r>
    </w:p>
    <w:p w14:paraId="79780AE4">
      <w:pPr>
        <w:spacing w:line="360" w:lineRule="auto"/>
        <w:rPr>
          <w:rFonts w:hint="eastAsia" w:asciiTheme="majorEastAsia" w:hAnsiTheme="majorEastAsia" w:eastAsiaTheme="majorEastAsia" w:cstheme="majorEastAsia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Cs w:val="21"/>
          <w:lang w:val="en-US" w:eastAsia="zh-CN"/>
        </w:rPr>
        <w:t>吕蒙（咬牙）：你到底是谁？你绝不可能是刘备那个傻儿子！</w:t>
      </w:r>
    </w:p>
    <w:p w14:paraId="5342CEAB">
      <w:pPr>
        <w:spacing w:line="360" w:lineRule="auto"/>
        <w:rPr>
          <w:rFonts w:hint="eastAsia" w:asciiTheme="majorEastAsia" w:hAnsiTheme="majorEastAsia" w:eastAsiaTheme="majorEastAsia" w:cstheme="majorEastAsia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Cs w:val="21"/>
          <w:lang w:val="en-US" w:eastAsia="zh-CN"/>
        </w:rPr>
        <w:t>刘禅（嘴角一勾）：我是……</w:t>
      </w:r>
    </w:p>
    <w:p w14:paraId="562C55EC">
      <w:pPr>
        <w:spacing w:line="360" w:lineRule="auto"/>
        <w:rPr>
          <w:rFonts w:hint="eastAsia" w:asciiTheme="majorEastAsia" w:hAnsiTheme="majorEastAsia" w:eastAsiaTheme="majorEastAsia" w:cstheme="majorEastAsia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Cs w:val="21"/>
          <w:lang w:val="en-US" w:eastAsia="zh-CN"/>
        </w:rPr>
        <w:t>刘禅（vo）：穿越者！</w:t>
      </w:r>
    </w:p>
    <w:p w14:paraId="2CA5FB3C">
      <w:pPr>
        <w:spacing w:line="360" w:lineRule="auto"/>
        <w:rPr>
          <w:rFonts w:hint="eastAsia" w:asciiTheme="majorEastAsia" w:hAnsiTheme="majorEastAsia" w:eastAsiaTheme="majorEastAsia" w:cstheme="majorEastAsia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Cs w:val="21"/>
          <w:lang w:val="en-US" w:eastAsia="zh-CN"/>
        </w:rPr>
        <w:t>△刘禅挥刀，吕蒙捂着流血的喉咙，瞪着双眼倒了下去</w:t>
      </w:r>
    </w:p>
    <w:p w14:paraId="18D8C1FA">
      <w:pPr>
        <w:spacing w:line="360" w:lineRule="auto"/>
        <w:rPr>
          <w:rFonts w:hint="eastAsia" w:asciiTheme="majorEastAsia" w:hAnsiTheme="majorEastAsia" w:eastAsiaTheme="majorEastAsia" w:cstheme="majorEastAsia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Cs w:val="21"/>
          <w:lang w:val="en-US" w:eastAsia="zh-CN"/>
        </w:rPr>
        <w:t>△赵云举起长枪，大喝一声。</w:t>
      </w:r>
    </w:p>
    <w:p w14:paraId="6AC4FB29">
      <w:pPr>
        <w:spacing w:line="360" w:lineRule="auto"/>
        <w:rPr>
          <w:rFonts w:hint="eastAsia" w:asciiTheme="majorEastAsia" w:hAnsiTheme="majorEastAsia" w:eastAsiaTheme="majorEastAsia" w:cstheme="majorEastAsia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Cs w:val="21"/>
          <w:lang w:val="en-US" w:eastAsia="zh-CN"/>
        </w:rPr>
        <w:t>赵云：蜀汉万岁，世子万岁！</w:t>
      </w:r>
    </w:p>
    <w:p w14:paraId="00335618">
      <w:pPr>
        <w:spacing w:line="360" w:lineRule="auto"/>
        <w:rPr>
          <w:rFonts w:hint="eastAsia" w:asciiTheme="majorEastAsia" w:hAnsiTheme="majorEastAsia" w:eastAsiaTheme="majorEastAsia" w:cstheme="majorEastAsia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Cs w:val="21"/>
          <w:lang w:val="en-US" w:eastAsia="zh-CN"/>
        </w:rPr>
        <w:t>△数千蜀汉将士齐齐高喊</w:t>
      </w:r>
    </w:p>
    <w:p w14:paraId="22ED5198">
      <w:pPr>
        <w:spacing w:line="360" w:lineRule="auto"/>
        <w:rPr>
          <w:rFonts w:hint="eastAsia" w:asciiTheme="majorEastAsia" w:hAnsiTheme="majorEastAsia" w:eastAsiaTheme="majorEastAsia" w:cstheme="majorEastAsia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Cs w:val="21"/>
          <w:lang w:val="en-US" w:eastAsia="zh-CN"/>
        </w:rPr>
        <w:t>将士：蜀汉万岁！世子万岁！</w:t>
      </w:r>
    </w:p>
    <w:p w14:paraId="58BDD36C">
      <w:pPr>
        <w:spacing w:line="360" w:lineRule="auto"/>
        <w:rPr>
          <w:rFonts w:hint="eastAsia" w:asciiTheme="majorEastAsia" w:hAnsiTheme="majorEastAsia" w:eastAsiaTheme="majorEastAsia" w:cstheme="majorEastAsia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Cs w:val="21"/>
          <w:lang w:val="en-US" w:eastAsia="zh-CN"/>
        </w:rPr>
        <w:t>△刘禅缓缓放下长刀，抬头看着夜空</w:t>
      </w:r>
    </w:p>
    <w:p w14:paraId="2EFE9621">
      <w:pPr>
        <w:spacing w:line="360" w:lineRule="auto"/>
        <w:rPr>
          <w:rFonts w:hint="eastAsia" w:asciiTheme="majorEastAsia" w:hAnsiTheme="majorEastAsia" w:eastAsiaTheme="majorEastAsia" w:cstheme="majorEastAsia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Cs w:val="21"/>
          <w:lang w:val="en-US" w:eastAsia="zh-CN"/>
        </w:rPr>
        <w:t>刘禅（VO）：没错，我就是历史上那个“扶不起的阿斗”，刘禅！</w:t>
      </w:r>
    </w:p>
    <w:p w14:paraId="1EC1C1EC">
      <w:pPr>
        <w:spacing w:line="360" w:lineRule="auto"/>
        <w:rPr>
          <w:rFonts w:hint="eastAsia" w:asciiTheme="majorEastAsia" w:hAnsiTheme="majorEastAsia" w:eastAsiaTheme="majorEastAsia" w:cstheme="majorEastAsia"/>
          <w:szCs w:val="21"/>
          <w:lang w:val="en-US" w:eastAsia="zh-CN"/>
        </w:rPr>
      </w:pPr>
    </w:p>
    <w:p w14:paraId="4DB72F95">
      <w:pPr>
        <w:spacing w:line="360" w:lineRule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1.2刘禅小院 日 外</w:t>
      </w:r>
    </w:p>
    <w:p w14:paraId="3198351D">
      <w:pPr>
        <w:spacing w:line="360" w:lineRule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人物：刘禅、黄皓</w:t>
      </w:r>
    </w:p>
    <w:p w14:paraId="091444B4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△刘禅躺在摇椅上晒着太阳</w:t>
      </w:r>
    </w:p>
    <w:p w14:paraId="2870D764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刘禅（vo）：三天前，我意外穿越过来。</w:t>
      </w:r>
    </w:p>
    <w:p w14:paraId="4185B6A1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△一个半透明的面板出现在刘禅眼前</w:t>
      </w:r>
    </w:p>
    <w:p w14:paraId="7665264D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刘禅（vo）：和所有穿越者一样，我觉醒了一个叫做【天罡地煞】的系统，只要见到三国名将，我就能获得技能点，无限变强！</w:t>
      </w:r>
    </w:p>
    <w:p w14:paraId="3107BA06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△刘禅站起身，仰望天空，握紧双拳</w:t>
      </w:r>
    </w:p>
    <w:p w14:paraId="2C75E4E4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刘禅（vo）：拥有系统的我，一定不会再让刘备托孤白帝城、丞相病逝五丈原的事情发生，我要横扫魏吴，一统天下！</w:t>
      </w:r>
    </w:p>
    <w:p w14:paraId="52EB7AB2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△黄皓走到刘禅身边，双膝跪倒</w:t>
      </w:r>
    </w:p>
    <w:p w14:paraId="5912FCE1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黄皓：奴才黄皓，见过世子殿下。</w:t>
      </w:r>
    </w:p>
    <w:p w14:paraId="653DAF65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△刘禅低头看了黄皓一眼</w:t>
      </w:r>
    </w:p>
    <w:p w14:paraId="2364D65A">
      <w:pPr>
        <w:spacing w:line="360" w:lineRule="auto"/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刘禅（结巴）：何，何事？</w:t>
      </w:r>
    </w:p>
    <w:p w14:paraId="7CBD911B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黄皓：大王让您前往朝堂听政学习！</w:t>
      </w:r>
    </w:p>
    <w:p w14:paraId="6DC826B3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△刘禅满脸激动</w:t>
      </w:r>
    </w:p>
    <w:p w14:paraId="62979D80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刘禅（VO）：诸葛亮，赵云，刘备，太好了，终于能见到这些名将了！</w:t>
      </w:r>
    </w:p>
    <w:p w14:paraId="536E36DE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</w:p>
    <w:p w14:paraId="68D72B43">
      <w:pPr>
        <w:spacing w:line="360" w:lineRule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1.3大殿 日 内</w:t>
      </w:r>
    </w:p>
    <w:p w14:paraId="5C5CAA3F">
      <w:pPr>
        <w:spacing w:line="360" w:lineRule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人物：刘禅、刘备、诸葛亮、法正、赵云、李严、大臣若干</w:t>
      </w:r>
    </w:p>
    <w:p w14:paraId="62F84DDA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【远景】刘备稳坐在高台上，台下文武百官齐聚</w:t>
      </w:r>
    </w:p>
    <w:p w14:paraId="2A829806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【镜头直线推进】文武百官齐齐对着刘备跪拜</w:t>
      </w:r>
    </w:p>
    <w:p w14:paraId="2F849256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【近景】刘备点点头，抬手一挥</w:t>
      </w:r>
    </w:p>
    <w:p w14:paraId="06319FE8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刘备：都起来吧，荆州形势如何了？</w:t>
      </w:r>
    </w:p>
    <w:p w14:paraId="1D08CE59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△法正走到大殿中央，朝刘备拱手一拜</w:t>
      </w:r>
    </w:p>
    <w:p w14:paraId="4ECCD145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法正：臣以为，关将军勇武盖世，水淹七军，威震华夏，荆州之事，关将军十拿九稳。</w:t>
      </w:r>
    </w:p>
    <w:p w14:paraId="1339062C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△李严走到法阵身边，朝刘备拜了拜</w:t>
      </w:r>
    </w:p>
    <w:p w14:paraId="05EAD935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李严：关将军神武，于襄阳斩庞德，擒于禁，不出半月，襄阳便是我蜀汉之地！</w:t>
      </w:r>
    </w:p>
    <w:p w14:paraId="51871F90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△大臣们纷纷附和</w:t>
      </w:r>
    </w:p>
    <w:p w14:paraId="38DC532D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大臣1：是啊，只要拿下襄阳，中原门户大开，我蜀汉将兴！</w:t>
      </w:r>
    </w:p>
    <w:p w14:paraId="3C732365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大臣2：到时候我蜀汉大军出击，长驱直入，直取曹贼狗命！</w:t>
      </w:r>
    </w:p>
    <w:p w14:paraId="3962CD1C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△刘备脸上浮现笑容，伸手抚摸着胡须，点点头</w:t>
      </w:r>
    </w:p>
    <w:p w14:paraId="64AE2D17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刘禅（OS）：父王，关将军危矣！</w:t>
      </w:r>
    </w:p>
    <w:p w14:paraId="0424B98F">
      <w:pPr>
        <w:spacing w:line="360" w:lineRule="auto"/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△刘备的手顿住，抬头看向门口，一众大臣也纷纷看向门口</w:t>
      </w:r>
    </w:p>
    <w:p w14:paraId="0717ECBB">
      <w:pPr>
        <w:spacing w:line="360" w:lineRule="auto"/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△刘禅沐浴在阳光中，大步走来</w:t>
      </w:r>
    </w:p>
    <w:p w14:paraId="7042F3B2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【本集完】</w:t>
      </w:r>
    </w:p>
    <w:p w14:paraId="32F3CEEE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</w:p>
    <w:p w14:paraId="5F6BF71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第二集</w:t>
      </w:r>
    </w:p>
    <w:p w14:paraId="6D26000C">
      <w:pPr>
        <w:spacing w:line="360" w:lineRule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3.1大殿 日 内</w:t>
      </w:r>
    </w:p>
    <w:p w14:paraId="5C524EBF">
      <w:pPr>
        <w:spacing w:line="360" w:lineRule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人物：刘禅、刘备、诸葛亮、法正、赵云、李严、大臣若干</w:t>
      </w:r>
    </w:p>
    <w:p w14:paraId="648376D4">
      <w:pPr>
        <w:spacing w:line="360" w:lineRule="auto"/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△刘禅一边走，一边看向四周的一众大臣</w:t>
      </w:r>
    </w:p>
    <w:p w14:paraId="6D10755A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【系统提示音效】</w:t>
      </w:r>
    </w:p>
    <w:p w14:paraId="3866C7BD">
      <w:pPr>
        <w:spacing w:line="360" w:lineRule="auto"/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系统（OS）：恭喜宿主，见到三国名将刘备、诸葛亮、赵云，技能点加90</w:t>
      </w:r>
    </w:p>
    <w:p w14:paraId="2849D177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△刘禅嘴角微微上扬，走到刘备台下，朝刘备拱手做辑</w:t>
      </w:r>
    </w:p>
    <w:p w14:paraId="7FC29F21">
      <w:pPr>
        <w:spacing w:line="360" w:lineRule="auto"/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刘备（皱眉）：你说关将军危矣？什么意思？</w:t>
      </w:r>
    </w:p>
    <w:p w14:paraId="19D450F5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刘禅（结巴）：父王，汉...汉中...</w:t>
      </w:r>
    </w:p>
    <w:p w14:paraId="6A9476B1">
      <w:pPr>
        <w:spacing w:line="360" w:lineRule="auto"/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刘禅（VO）：靠！刘禅这语言系统怎么这么拉胯！</w:t>
      </w:r>
    </w:p>
    <w:p w14:paraId="5A02E759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△刘禅眼前出现一个半透明的系统面板</w:t>
      </w:r>
    </w:p>
    <w:p w14:paraId="11859979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【宿主：刘禅】</w:t>
      </w:r>
    </w:p>
    <w:p w14:paraId="276772F6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【武力值：30】</w:t>
      </w:r>
    </w:p>
    <w:p w14:paraId="44027B33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【智力值：60】</w:t>
      </w:r>
    </w:p>
    <w:p w14:paraId="6303055C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【统御值：0】</w:t>
      </w:r>
    </w:p>
    <w:p w14:paraId="5B5487F4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△刘禅盯着面板上【特写：剩余技能点：90】</w:t>
      </w:r>
    </w:p>
    <w:p w14:paraId="3C7AC10F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△刘禅伸手把智力值加到90</w:t>
      </w:r>
    </w:p>
    <w:p w14:paraId="7C18901C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△李严扭头看着双手在空中乱舞的刘禅，嘴角上扬</w:t>
      </w:r>
    </w:p>
    <w:p w14:paraId="4C348430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李严：世子殿下这是痴傻之症又犯了？正好我认识一位名医，要不让他来帮世子诊治一番？</w:t>
      </w:r>
    </w:p>
    <w:p w14:paraId="7872A5F9">
      <w:pPr>
        <w:spacing w:line="360" w:lineRule="auto"/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大臣1（讥讽）：世子殿下连说话都成问题，以后难堪大任啊！</w:t>
      </w:r>
    </w:p>
    <w:p w14:paraId="5211D27C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△大殿里响起一阵窃笑</w:t>
      </w:r>
    </w:p>
    <w:p w14:paraId="3C595CF6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△刘备眉头微微皱起，盯着刘禅</w:t>
      </w:r>
    </w:p>
    <w:p w14:paraId="25D85AC5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刘备（VO）：难道当初真的是我把阿斗的脑袋摔坏了？</w:t>
      </w:r>
    </w:p>
    <w:p w14:paraId="6D454DC9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△刘禅扭头看了李严一眼，再次朝刘备拱手</w:t>
      </w:r>
    </w:p>
    <w:p w14:paraId="01208E7B">
      <w:pPr>
        <w:spacing w:line="360" w:lineRule="auto"/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刘禅：父王，汉中已定，前将军关羽率领荆州大军直逼襄阳，腹地空虚，恐遭东吴偷袭，为防范东吴，还请父王派兵支援关将军。</w:t>
      </w:r>
    </w:p>
    <w:p w14:paraId="45997683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△诸葛亮猛地抬头看向刘禅，眉头微微皱起</w:t>
      </w:r>
    </w:p>
    <w:p w14:paraId="230CAACF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诸葛亮（VO）：阿斗怎么突然说话这么利索了？</w:t>
      </w:r>
    </w:p>
    <w:p w14:paraId="6569B400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△赵云满脸震惊的看着刘禅</w:t>
      </w:r>
    </w:p>
    <w:p w14:paraId="3232CBA4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赵云（VO）：世子殿下说话不结巴了！</w:t>
      </w:r>
    </w:p>
    <w:p w14:paraId="6BE5A034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△台下文臣武将交头接耳，窃窃私语</w:t>
      </w:r>
    </w:p>
    <w:p w14:paraId="7245D92C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【特写】：几位身着华服的大臣眉头紧锁，彼此交换眼神</w:t>
      </w:r>
    </w:p>
    <w:p w14:paraId="40EE7938">
      <w:pPr>
        <w:spacing w:line="360" w:lineRule="auto"/>
        <w:rPr>
          <w:rFonts w:hint="eastAsia" w:asciiTheme="majorEastAsia" w:hAnsiTheme="majorEastAsia" w:eastAsiaTheme="majorEastAsia" w:cstheme="majorEastAsia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李严：世子殿下此言差矣，东吴与蜀汉结盟多年，共抗曹魏，岂有偷袭之理？殿下年幼，怕是多虑了。</w:t>
      </w:r>
    </w:p>
    <w:p w14:paraId="0F19E41A">
      <w:pPr>
        <w:spacing w:line="360" w:lineRule="auto"/>
        <w:rPr>
          <w:rFonts w:hint="eastAsia" w:asciiTheme="majorEastAsia" w:hAnsiTheme="majorEastAsia" w:eastAsiaTheme="majorEastAsia" w:cstheme="majorEastAsia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Cs w:val="21"/>
          <w:lang w:val="en-US" w:eastAsia="zh-CN"/>
        </w:rPr>
        <w:t>△刘备眉头微微皱起</w:t>
      </w:r>
    </w:p>
    <w:p w14:paraId="358779F0">
      <w:pPr>
        <w:spacing w:line="360" w:lineRule="auto"/>
        <w:rPr>
          <w:rFonts w:hint="eastAsia" w:asciiTheme="majorEastAsia" w:hAnsiTheme="majorEastAsia" w:eastAsiaTheme="majorEastAsia" w:cstheme="majorEastAsia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Cs w:val="21"/>
          <w:lang w:val="en-US" w:eastAsia="zh-CN"/>
        </w:rPr>
        <w:t>刘备：阿斗，休得胡言，来人，把世子带回去！</w:t>
      </w:r>
    </w:p>
    <w:p w14:paraId="3E44ADA7">
      <w:pPr>
        <w:spacing w:line="360" w:lineRule="auto"/>
        <w:rPr>
          <w:rFonts w:hint="eastAsia" w:asciiTheme="majorEastAsia" w:hAnsiTheme="majorEastAsia" w:eastAsiaTheme="majorEastAsia" w:cstheme="majorEastAsia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Cs w:val="21"/>
          <w:lang w:val="en-US" w:eastAsia="zh-CN"/>
        </w:rPr>
        <w:t>△两个侍卫走进大殿</w:t>
      </w:r>
    </w:p>
    <w:p w14:paraId="66BA79E9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△李严扭头看了刘禅一眼，嘴角勾起一抹不屑的笑容</w:t>
      </w:r>
    </w:p>
    <w:p w14:paraId="105F0097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李严（VO）：黄口小儿，我李家乃汉中各大世家之首，想让我们出钱出粮支援关羽，想得美！</w:t>
      </w:r>
    </w:p>
    <w:p w14:paraId="5D7C3021">
      <w:pPr>
        <w:spacing w:line="360" w:lineRule="auto"/>
        <w:rPr>
          <w:rFonts w:hint="eastAsia" w:asciiTheme="majorEastAsia" w:hAnsiTheme="majorEastAsia" w:eastAsiaTheme="majorEastAsia" w:cstheme="majorEastAsia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Cs w:val="21"/>
          <w:lang w:val="en-US" w:eastAsia="zh-CN"/>
        </w:rPr>
        <w:t>△诸葛亮一步踏出</w:t>
      </w:r>
    </w:p>
    <w:p w14:paraId="0F27AC4F">
      <w:pPr>
        <w:spacing w:line="360" w:lineRule="auto"/>
        <w:rPr>
          <w:rFonts w:hint="eastAsia" w:asciiTheme="majorEastAsia" w:hAnsiTheme="majorEastAsia" w:eastAsiaTheme="majorEastAsia" w:cstheme="majorEastAsia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Cs w:val="21"/>
          <w:lang w:val="en-US" w:eastAsia="zh-CN"/>
        </w:rPr>
        <w:t>诸葛亮：且慢，大王，臣觉得阿斗所言不无道理，可否让阿斗继续说下去。</w:t>
      </w:r>
    </w:p>
    <w:p w14:paraId="5537E101">
      <w:pPr>
        <w:spacing w:line="360" w:lineRule="auto"/>
        <w:rPr>
          <w:rFonts w:hint="eastAsia" w:asciiTheme="majorEastAsia" w:hAnsiTheme="majorEastAsia" w:eastAsiaTheme="majorEastAsia" w:cstheme="majorEastAsia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Cs w:val="21"/>
          <w:lang w:val="en-US" w:eastAsia="zh-CN"/>
        </w:rPr>
        <w:t>△刘备点点头</w:t>
      </w:r>
    </w:p>
    <w:p w14:paraId="17D54BD9">
      <w:pPr>
        <w:spacing w:line="360" w:lineRule="auto"/>
        <w:rPr>
          <w:rFonts w:hint="eastAsia" w:asciiTheme="majorEastAsia" w:hAnsiTheme="majorEastAsia" w:eastAsiaTheme="majorEastAsia" w:cstheme="majorEastAsia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Cs w:val="21"/>
          <w:lang w:val="en-US" w:eastAsia="zh-CN"/>
        </w:rPr>
        <w:t>△刘禅抬头看了诸葛亮一眼</w:t>
      </w:r>
    </w:p>
    <w:p w14:paraId="0088970C">
      <w:pPr>
        <w:spacing w:line="360" w:lineRule="auto"/>
        <w:rPr>
          <w:rFonts w:hint="eastAsia" w:asciiTheme="majorEastAsia" w:hAnsiTheme="majorEastAsia" w:eastAsiaTheme="majorEastAsia" w:cstheme="majorEastAsia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Cs w:val="21"/>
          <w:lang w:val="en-US" w:eastAsia="zh-CN"/>
        </w:rPr>
        <w:t>刘禅（VO）：相父！我可爱死你了！！！</w:t>
      </w:r>
    </w:p>
    <w:p w14:paraId="2F641BE0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【镜头聚焦在诸葛亮身后的几个华服大臣身上】</w:t>
      </w:r>
    </w:p>
    <w:p w14:paraId="32EA7AE8">
      <w:pPr>
        <w:spacing w:line="360" w:lineRule="auto"/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刘禅（VO）：刘备依靠益州本地世家豪强，招兵买马，很多要职，都有本地世家的人就任，但这些狗东西为了保证自己利益，不顾蜀汉存亡。</w:t>
      </w:r>
    </w:p>
    <w:p w14:paraId="164123B8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刘禅：赤壁之战后，孙权借荆州于蜀汉，转眼便翻脸不认，关将军北上襄樊，后方空虚，若此时孙权背盟，派兵偷袭荆州，关将军腹背受敌，届时如何是好？</w:t>
      </w:r>
    </w:p>
    <w:p w14:paraId="66E55766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△李严盯着刘禅</w:t>
      </w:r>
    </w:p>
    <w:p w14:paraId="4B69D339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李严（VO）：今天世子怎会如此巧言令色？难道是开智了？</w:t>
      </w:r>
    </w:p>
    <w:p w14:paraId="67624A37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【特写：李严袖中的手握成拳头】</w:t>
      </w:r>
    </w:p>
    <w:p w14:paraId="646862EC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李严（VO）：刘备入关之时便搜刮了各大世家不少钱粮，若是再次派兵，钱粮还不是我们出？绝对不行！</w:t>
      </w:r>
    </w:p>
    <w:p w14:paraId="57EAAEB6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李严：世子殿下年纪轻轻，怎知朝堂之事？派兵需粮草、需银钱、需人力，如今汉中初定，百姓疲惫，若再兴兵，岂非动摇国本？</w:t>
      </w:r>
    </w:p>
    <w:p w14:paraId="333D4CA7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大臣1：李大人所言甚是，大王，不可派兵啊。</w:t>
      </w:r>
    </w:p>
    <w:p w14:paraId="5EF2E832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大臣2：如今刚开春，若此时派兵支援荆州，恐粮草不足！</w:t>
      </w:r>
    </w:p>
    <w:p w14:paraId="308B0D0A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△刘禅转身扫了一眼，冷笑一声</w:t>
      </w:r>
    </w:p>
    <w:p w14:paraId="4ED29B31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刘禅：诸位所言“国本”，是百姓之根本，还是世家之利益？</w:t>
      </w:r>
    </w:p>
    <w:p w14:paraId="7141CF58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△大殿中一阵骚动，几位大臣面色微变</w:t>
      </w:r>
    </w:p>
    <w:p w14:paraId="4BC8E399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△法正轻咳一声，上前一步</w:t>
      </w:r>
    </w:p>
    <w:p w14:paraId="58D8CD64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法正：世子殿下，臣以为李大人所言非虚，兵者，国之大事，不可轻启，若真要派兵，也需从长计议。</w:t>
      </w:r>
    </w:p>
    <w:p w14:paraId="73EF0CEE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刘禅：法正先生，战机稍纵即逝，若是关将军早已陷入重围，追悔莫及啊！</w:t>
      </w:r>
    </w:p>
    <w:p w14:paraId="34ECE552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△诸葛亮看着刘禅的背影</w:t>
      </w:r>
    </w:p>
    <w:p w14:paraId="4CC00D50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诸葛亮（VO）：世子今日之言，条理清晰，见识深远，与往日判若两人，但如今大王任需汉中各大世家的帮助，若是进一步压榨他们，恐生内乱啊！</w:t>
      </w:r>
    </w:p>
    <w:p w14:paraId="68A2BF8D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△诸葛亮扭头看向眉头紧锁的刘备，手中羽扇轻摇，走到大殿中间</w:t>
      </w:r>
    </w:p>
    <w:p w14:paraId="2A3D5201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诸葛亮：主公，世子虽言之有理，但眼下我蜀汉新定汉中，粮草尚不充足，且武器装备不够，还需从长计议。</w:t>
      </w:r>
    </w:p>
    <w:p w14:paraId="69F2FB99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△刘备站起身，点了点头</w:t>
      </w:r>
    </w:p>
    <w:p w14:paraId="1CF2EF1A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刘禅：丞相所言极是，阿斗，此事明日再议...</w:t>
      </w:r>
    </w:p>
    <w:p w14:paraId="6C9DF129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△刘禅满脸焦急，眉头紧锁</w:t>
      </w:r>
    </w:p>
    <w:p w14:paraId="2B19858C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刘禅（VO）：历史上关羽的死，便是蜀汉衰败的开始，他绝对不能死！</w:t>
      </w:r>
    </w:p>
    <w:p w14:paraId="1155A5D0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刘禅：父王！儿臣愿领一军，亲赴荆州，只需给我半月粮草即可！</w:t>
      </w:r>
    </w:p>
    <w:p w14:paraId="0A499405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【本集完】</w:t>
      </w:r>
    </w:p>
    <w:p w14:paraId="1BC3B848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</w:p>
    <w:p w14:paraId="3AECBCD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第三集</w:t>
      </w:r>
    </w:p>
    <w:p w14:paraId="3DBA6B70">
      <w:pPr>
        <w:spacing w:line="360" w:lineRule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3.1大殿 日 内</w:t>
      </w:r>
    </w:p>
    <w:p w14:paraId="3AF9EDDD">
      <w:pPr>
        <w:spacing w:line="360" w:lineRule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人物：刘禅、刘备、诸葛亮、法正、赵云、李严、大臣若干</w:t>
      </w:r>
    </w:p>
    <w:p w14:paraId="35BFCE0A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△大殿内瞬间安静，随即爆发出一阵窃笑</w:t>
      </w:r>
    </w:p>
    <w:p w14:paraId="14C9A277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△李严冷笑一声，满脸不屑的看着刘禅</w:t>
      </w:r>
    </w:p>
    <w:p w14:paraId="5466A6B5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李严：半月粮草？世子殿下莫不是在说笑？从汉中到荆州，路途遥远，半月粮草怕是连一半路都走不到。</w:t>
      </w:r>
    </w:p>
    <w:p w14:paraId="070FD818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大臣1：世子殿下自幼深居宫中，从未领兵打仗，如何能领军？</w:t>
      </w:r>
    </w:p>
    <w:p w14:paraId="1EAD1442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大臣2：而且殿下的身体一向羸弱，怎受得了行军之苦？</w:t>
      </w:r>
    </w:p>
    <w:p w14:paraId="7C8F91FC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△刘备眉头紧锁，抬手示意众人安静</w:t>
      </w:r>
    </w:p>
    <w:p w14:paraId="7406DCFC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刘备：阿斗，休得胡闹！你连马都骑不稳，如何领军？</w:t>
      </w:r>
    </w:p>
    <w:p w14:paraId="27089136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△赵云从武将列中走出，朝刘备拱手</w:t>
      </w:r>
    </w:p>
    <w:p w14:paraId="4CED67AC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赵云：大王，世子有这份胆识，实属难得，但沙场非儿戏，末将愿替世子领兵前往。</w:t>
      </w:r>
    </w:p>
    <w:p w14:paraId="554C946B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刘禅：子龙叔叔，此行凶险，我必须亲自去。</w:t>
      </w:r>
    </w:p>
    <w:p w14:paraId="6EC54ADC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△刘备站起身，走到刘禅面前，上下打量。</w:t>
      </w:r>
    </w:p>
    <w:p w14:paraId="498CCEAB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刘备：阿斗，你今日确实与往日不同，但领军一事，非同儿戏，你从未上过战场，如何让众将士信服？</w:t>
      </w:r>
    </w:p>
    <w:p w14:paraId="198A46E0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刘禅：请父王准许儿臣前往校场，儿臣愿与父王帐下任意一位将领比试武艺，若儿臣输了，此事再不提起，若儿臣赢了请父王准我领兵！</w:t>
      </w:r>
    </w:p>
    <w:p w14:paraId="6085F0AB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△大殿哗然</w:t>
      </w:r>
    </w:p>
    <w:p w14:paraId="7A592AE0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大臣1：世子这是疯了吗？他连弓都拉不开！</w:t>
      </w:r>
    </w:p>
    <w:p w14:paraId="0A6D6908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大臣2：跟将领比试？这不是自取其辱吗？</w:t>
      </w:r>
    </w:p>
    <w:p w14:paraId="57B1FFBE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李严（冷笑）：不自量力。</w:t>
      </w:r>
    </w:p>
    <w:p w14:paraId="3154DD6A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△刘备盯着刘禅沉默片刻</w:t>
      </w:r>
    </w:p>
    <w:p w14:paraId="6B04A1EE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刘备：你确定？</w:t>
      </w:r>
    </w:p>
    <w:p w14:paraId="0F436982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刘禅：儿臣确定。</w:t>
      </w:r>
    </w:p>
    <w:p w14:paraId="12BC7710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△刘备走下高台，抬手一挥</w:t>
      </w:r>
    </w:p>
    <w:p w14:paraId="7DB77CC0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刘备：好！既然你有这个胆量，寡人就给你这个机会，移驾校场！让张飞之子张绍前来比试！</w:t>
      </w:r>
    </w:p>
    <w:p w14:paraId="5DD8C1D5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</w:p>
    <w:p w14:paraId="7D537A73">
      <w:pPr>
        <w:spacing w:line="360" w:lineRule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3.2校场路上 日 外</w:t>
      </w:r>
    </w:p>
    <w:p w14:paraId="1F71148D">
      <w:pPr>
        <w:spacing w:line="360" w:lineRule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人物：刘禅、刘备、诸葛亮、法正、赵云、李严、张莺莺、大臣若干</w:t>
      </w:r>
    </w:p>
    <w:p w14:paraId="31F24C52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【远景】：宽阔的校场上，旌旗招展</w:t>
      </w:r>
    </w:p>
    <w:p w14:paraId="07CA5C5B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【镜头缓缓推进】：刘备率文武百官缓缓朝校场走去，刘禅跟在刘备身后</w:t>
      </w:r>
    </w:p>
    <w:p w14:paraId="26B43159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△刘禅一边走，一边调出系统面板</w:t>
      </w:r>
    </w:p>
    <w:p w14:paraId="12F7C5DA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【特写：系统面板】</w:t>
      </w:r>
    </w:p>
    <w:p w14:paraId="569EBA30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【宿主：刘禅】</w:t>
      </w:r>
    </w:p>
    <w:p w14:paraId="0C74DBDB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【武力值：30】</w:t>
      </w:r>
    </w:p>
    <w:p w14:paraId="6E642363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【智力值：90】</w:t>
      </w:r>
    </w:p>
    <w:p w14:paraId="07B4FA8C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【统御值：0】</w:t>
      </w:r>
    </w:p>
    <w:p w14:paraId="3C80279C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【剩余技能点：60】</w:t>
      </w:r>
    </w:p>
    <w:p w14:paraId="29C39E6A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刘禅（VO）：90点智力，怼那些世家大族足够了，但待会儿要比武，不加点武力，怕是要被张绍打成猪头。</w:t>
      </w:r>
    </w:p>
    <w:p w14:paraId="12264A7D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△刘禅伸手点击武力值</w:t>
      </w:r>
    </w:p>
    <w:p w14:paraId="3D80C6AE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【特写】：武力值数字跳动：30→50→70→90</w:t>
      </w:r>
    </w:p>
    <w:p w14:paraId="53B03638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△刘禅握了握拳头</w:t>
      </w:r>
    </w:p>
    <w:p w14:paraId="4D834B7D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刘禅（VO）：90点武力值，应该和一流武将差不了多少了！</w:t>
      </w:r>
    </w:p>
    <w:p w14:paraId="6C6F3C64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△李严扭头看了刘禅一眼，凑近身边的一个大臣</w:t>
      </w:r>
    </w:p>
    <w:p w14:paraId="5E55560B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李严（窃笑）：待会儿世子被张公子打下马来，不知大王脸上是什么颜色。</w:t>
      </w:r>
    </w:p>
    <w:p w14:paraId="5BFE2FC3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大臣1（附和）：世子自幼体弱，连弓都拉不开，如何比试？这不是自取其辱么。</w:t>
      </w:r>
    </w:p>
    <w:p w14:paraId="01DE7A11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△诸葛亮手中羽扇轻摇，眉头微蹙</w:t>
      </w:r>
    </w:p>
    <w:p w14:paraId="26B586F7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诸葛亮（VO）：世子今日在大殿上的表现已然反常，如今又要比试武艺，莫非是受了什么刺激？</w:t>
      </w:r>
    </w:p>
    <w:p w14:paraId="6F44D1E7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张莺莺（OS）：小心！！！</w:t>
      </w:r>
    </w:p>
    <w:p w14:paraId="11C5E14C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△刘禅抬头望去，张莺莺骑着一匹红色骏马朝众人冲来</w:t>
      </w:r>
    </w:p>
    <w:p w14:paraId="3C5B2A36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△刘备脸色大变，下意识后退一步</w:t>
      </w:r>
    </w:p>
    <w:p w14:paraId="7FF49109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△赵云握紧双拳正要拦截</w:t>
      </w:r>
    </w:p>
    <w:p w14:paraId="6AD3F92E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△刘禅从刘备身边一步踏出，右手一把抓住马缰绳，身体借力一旋，骏马方向偏移，原地旋转了半圈</w:t>
      </w:r>
    </w:p>
    <w:p w14:paraId="1DB88036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△骏马长嘶一声，前蹄高高扬起</w:t>
      </w:r>
    </w:p>
    <w:p w14:paraId="5801720B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△马背上的张莺莺惊呼一声，身体后仰，从马背上坠落</w:t>
      </w:r>
    </w:p>
    <w:p w14:paraId="1BA1B449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△刘禅松开缰绳，伸手稳稳揽住张莺莺的腰身</w:t>
      </w:r>
    </w:p>
    <w:p w14:paraId="7E81A2D6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△李严瞪大双眼，嘴巴微张</w:t>
      </w:r>
    </w:p>
    <w:p w14:paraId="3677F81D">
      <w:pPr>
        <w:spacing w:line="360" w:lineRule="auto"/>
        <w:rPr>
          <w:rFonts w:hint="eastAsia" w:asciiTheme="majorEastAsia" w:hAnsiTheme="majorEastAsia" w:eastAsiaTheme="majorEastAsia" w:cstheme="majorEastAsia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△刘备、诸葛亮、赵云三人震惊。（画面分屏）</w:t>
      </w:r>
    </w:p>
    <w:p w14:paraId="15636E57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【本集完】</w:t>
      </w:r>
    </w:p>
    <w:p w14:paraId="28F74F03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</w:p>
    <w:p w14:paraId="2987D041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第四集</w:t>
      </w:r>
    </w:p>
    <w:p w14:paraId="703BB27E">
      <w:pPr>
        <w:spacing w:line="360" w:lineRule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4.1校场门口 日 外</w:t>
      </w:r>
    </w:p>
    <w:p w14:paraId="1EAB0F88">
      <w:pPr>
        <w:spacing w:line="360" w:lineRule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人物：刘禅、刘备、诸葛亮、法正、赵云、李严、张莺莺、大臣若干</w:t>
      </w:r>
    </w:p>
    <w:p w14:paraId="3CA1EBAB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△刘禅低头看着怀里的张莺莺</w:t>
      </w:r>
    </w:p>
    <w:p w14:paraId="3474BBBC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刘禅（VO）：好美！</w:t>
      </w:r>
    </w:p>
    <w:p w14:paraId="1846BD43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△张莺莺双手环住刘禅的脖子，睁着大眼睛，怔怔的看着刘禅，小脸微微发红</w:t>
      </w:r>
    </w:p>
    <w:p w14:paraId="2D313E22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△刘禅把张莺莺轻轻放下</w:t>
      </w:r>
    </w:p>
    <w:p w14:paraId="5F4C5CA0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刘禅：没事吧？</w:t>
      </w:r>
    </w:p>
    <w:p w14:paraId="3CD3BAD2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△张莺莺回过神来，连忙跪在刘禅面前</w:t>
      </w:r>
    </w:p>
    <w:p w14:paraId="1CEBD17A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张莺莺：臣女张莺莺，拜见世子。</w:t>
      </w:r>
    </w:p>
    <w:p w14:paraId="42C90B34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刘禅（VO）：张莺莺？张飞之女，从小定了娃娃亲，我未来的皇后？</w:t>
      </w:r>
    </w:p>
    <w:p w14:paraId="57915CE9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△刘禅伸手扶起张莺莺，微微一笑</w:t>
      </w:r>
    </w:p>
    <w:p w14:paraId="053E72FE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刘禅：没事就好，以后小心点。</w:t>
      </w:r>
    </w:p>
    <w:p w14:paraId="313AC06F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△张莺莺抬头看了刘禅一眼，底下头</w:t>
      </w:r>
    </w:p>
    <w:p w14:paraId="3DF3D9FE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张莺莺（VO）：二哥他们都说世子体弱多病，今日一见，却是英勇非凡。</w:t>
      </w:r>
    </w:p>
    <w:p w14:paraId="04320CDF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△张绍，关兴等小将匆匆跑来，跪倒在刘备面前</w:t>
      </w:r>
    </w:p>
    <w:p w14:paraId="203ACF10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众人：拜见大王！</w:t>
      </w:r>
    </w:p>
    <w:p w14:paraId="505B6152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△刘备抬手一挥</w:t>
      </w:r>
    </w:p>
    <w:p w14:paraId="396DACB1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刘备：都起来吧。</w:t>
      </w:r>
    </w:p>
    <w:p w14:paraId="05340C9E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△众人站起身，关兴踏出一步</w:t>
      </w:r>
    </w:p>
    <w:p w14:paraId="1FBCC321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关兴：我们正在驯服这匹烈马，惊扰了大王，请大王责罚！</w:t>
      </w:r>
    </w:p>
    <w:p w14:paraId="09E0D0B3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△刘备微微一笑，摆了摆手</w:t>
      </w:r>
    </w:p>
    <w:p w14:paraId="37E93BEF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刘备：无妨，你们去忙吧。</w:t>
      </w:r>
    </w:p>
    <w:p w14:paraId="67A6AC80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△关兴等人离开，刘备扭头看了一眼身边的赵云</w:t>
      </w:r>
    </w:p>
    <w:p w14:paraId="440F2978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刘备：子龙，阿斗何时变的如此厉害了？你教的？</w:t>
      </w:r>
    </w:p>
    <w:p w14:paraId="1BBB8317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△赵云摇了摇头</w:t>
      </w:r>
    </w:p>
    <w:p w14:paraId="18D33671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赵云：大王，臣也不知啊，世子殿下大病一场之后就变成这样了！</w:t>
      </w:r>
    </w:p>
    <w:p w14:paraId="00BA4AD7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刘备（VO）：不仅脑袋变聪明了，身体也变好了，这生的什么病？孤也想来一场。</w:t>
      </w:r>
    </w:p>
    <w:p w14:paraId="706AC5B1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△李严站在刘备身后，盯着刘禅咬牙切齿，握紧双拳</w:t>
      </w:r>
    </w:p>
    <w:p w14:paraId="307AA74D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李严（VO）：难道这小子之前都是装的?</w:t>
      </w:r>
    </w:p>
    <w:p w14:paraId="282B57F2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△刘备走到刘禅身边，伸手拍了拍刘禅的肩膀</w:t>
      </w:r>
    </w:p>
    <w:p w14:paraId="4AD223EB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刘备：哈哈哈，没想到孤的阿斗，身手竟然如此了得，和以前判若两人，不会是被什么山野精怪附身了吧。</w:t>
      </w:r>
    </w:p>
    <w:p w14:paraId="2531B4B5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△刘备一只手搭在刘禅的肩膀上，双眼死死盯着刘禅</w:t>
      </w:r>
    </w:p>
    <w:p w14:paraId="13727E61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△刘禅抬头看了刘备一眼，额头冒出汗水</w:t>
      </w:r>
    </w:p>
    <w:p w14:paraId="0A3E05AD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刘禅（VO）：表现的太明显，被察觉了！</w:t>
      </w:r>
    </w:p>
    <w:p w14:paraId="67E0CF06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△刘禅弯腰拱手</w:t>
      </w:r>
    </w:p>
    <w:p w14:paraId="10624E5A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刘禅：父王说笑了，儿臣病好之后，便感觉身体充满了力量。</w:t>
      </w:r>
    </w:p>
    <w:p w14:paraId="08A66CBC">
      <w:pPr>
        <w:spacing w:line="360" w:lineRule="auto"/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△刘备盯着刘禅看了几秒，哈哈一笑</w:t>
      </w:r>
    </w:p>
    <w:p w14:paraId="324335CF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刘备：原来是这样，孤看这比试也不用了，孤让你率五千大军，支援荆州如何？</w:t>
      </w:r>
    </w:p>
    <w:p w14:paraId="4DC3FB86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刘禅（VO）：五千？历史上吕蒙白衣渡江可是有近两万大军，五千怎么营救关羽！</w:t>
      </w:r>
    </w:p>
    <w:p w14:paraId="1EF1F8F2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△刘禅朝刘备拱手一拜</w:t>
      </w:r>
    </w:p>
    <w:p w14:paraId="02FAAC9A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刘禅：父王，五千是不是有点...</w:t>
      </w:r>
    </w:p>
    <w:p w14:paraId="711A88A8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诸葛亮（OS）：咳咳咳！</w:t>
      </w:r>
    </w:p>
    <w:p w14:paraId="772F71E3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△刘禅看向诸葛亮，诸葛亮微微摇了摇头</w:t>
      </w:r>
    </w:p>
    <w:p w14:paraId="38C589F9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刘禅（VO）：诸葛亮不会坑我，这是在提醒我，现在刘备和汉中的各世家互相牵制，刘备也是身不由己，能拿出五千人，已经是极限了。</w:t>
      </w:r>
    </w:p>
    <w:p w14:paraId="0A07DFFE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△刘禅握紧拳头</w:t>
      </w:r>
    </w:p>
    <w:p w14:paraId="2692D01C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刘禅（VO）：靠！五千就五千，五千人有五千人的打法！</w:t>
      </w:r>
    </w:p>
    <w:p w14:paraId="0D939020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刘禅：谢父王。</w:t>
      </w:r>
    </w:p>
    <w:p w14:paraId="56481BBC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△刘备微笑着点点头</w:t>
      </w:r>
    </w:p>
    <w:p w14:paraId="7E228985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刘备：你初次带兵，孤让子龙跟着你，一切小心！</w:t>
      </w:r>
    </w:p>
    <w:p w14:paraId="1ADA20FE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刘禅（VO）：有赵云这个五虎上将在，更稳了。</w:t>
      </w:r>
    </w:p>
    <w:p w14:paraId="01F4334A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刘禅：多谢父王！</w:t>
      </w:r>
    </w:p>
    <w:p w14:paraId="09DB5D27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△赤红的骏马走到刘禅身边，低头用脑袋蹭了蹭刘禅的脸</w:t>
      </w:r>
    </w:p>
    <w:p w14:paraId="11D04804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△刘禅伸手摸了摸骏马的脑袋</w:t>
      </w:r>
    </w:p>
    <w:p w14:paraId="3610023A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刘禅：此马竟通人性，好马啊。</w:t>
      </w:r>
    </w:p>
    <w:p w14:paraId="32F8CA52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刘备：既是你驯服的，孤便把它赏赐给你了！</w:t>
      </w:r>
    </w:p>
    <w:p w14:paraId="3EEB67B3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△刘禅满脸欣喜，朝刘备拱手一拜</w:t>
      </w:r>
    </w:p>
    <w:p w14:paraId="29F1896F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刘禅：多谢父王。</w:t>
      </w:r>
    </w:p>
    <w:p w14:paraId="6DE255BC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张莺莺：世子，给它起个名字吧。</w:t>
      </w:r>
    </w:p>
    <w:p w14:paraId="644F3228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△刘禅盯着骏马</w:t>
      </w:r>
    </w:p>
    <w:p w14:paraId="1723F389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刘禅：全身赤红如霞，跑的极快，要不就叫赤影吧。</w:t>
      </w:r>
    </w:p>
    <w:p w14:paraId="2D5B3215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△赤影昂起脑袋，嘶鸣一声</w:t>
      </w:r>
    </w:p>
    <w:p w14:paraId="593A9BF7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△张莺莺捂嘴轻笑</w:t>
      </w:r>
    </w:p>
    <w:p w14:paraId="3321BE7B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张莺莺：它好像同意了！</w:t>
      </w:r>
    </w:p>
    <w:p w14:paraId="7BC00244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△刘备哈哈一笑</w:t>
      </w:r>
    </w:p>
    <w:p w14:paraId="56BA89E3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刘备：孤还有事要处理，就先回去了！</w:t>
      </w:r>
    </w:p>
    <w:p w14:paraId="5A3ECD23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△刘备转身，带着文武百官离开</w:t>
      </w:r>
    </w:p>
    <w:p w14:paraId="6C515B0D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△李严冷哼一声，甩袖离开。</w:t>
      </w:r>
    </w:p>
    <w:p w14:paraId="5DE9FDB6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△刘禅抬头看向天空，深吸一口气</w:t>
      </w:r>
    </w:p>
    <w:p w14:paraId="272330BC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刘禅：这一次，我定不会让关羽死在麦城！</w:t>
      </w:r>
    </w:p>
    <w:p w14:paraId="4D9FED37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△刘禅扭头看向身边的赵云</w:t>
      </w:r>
    </w:p>
    <w:p w14:paraId="7C0A883B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刘禅：子龙叔叔，您先回去吧，我去逛逛。</w:t>
      </w:r>
    </w:p>
    <w:p w14:paraId="01E5BD0C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△赵云点点头，转身离开</w:t>
      </w:r>
    </w:p>
    <w:p w14:paraId="449F0862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△张莺莺站在原地，看着刘禅</w:t>
      </w:r>
    </w:p>
    <w:p w14:paraId="3D3EA573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张莺莺：世子殿下，我陪您一起。</w:t>
      </w:r>
    </w:p>
    <w:p w14:paraId="776C969D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△刘禅扭头看了张莺莺一眼，嘴角微微上扬</w:t>
      </w:r>
    </w:p>
    <w:p w14:paraId="53D6815A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△刘禅伸出手，牵住张莺莺的手</w:t>
      </w:r>
    </w:p>
    <w:p w14:paraId="050EC16E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刘禅：好，走吧。</w:t>
      </w:r>
    </w:p>
    <w:p w14:paraId="748A843B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△张莺莺俏脸瞬间泛红，低着脑袋跟着刘禅身后</w:t>
      </w:r>
    </w:p>
    <w:p w14:paraId="43A1C346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</w:p>
    <w:p w14:paraId="51902605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4.2校场 日 外</w:t>
      </w:r>
    </w:p>
    <w:p w14:paraId="5A16D745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人物：刘禅、张莺莺、士兵若干</w:t>
      </w:r>
    </w:p>
    <w:p w14:paraId="7123AFE2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【远景】数千士兵整齐排列，手里拿着长剑练武</w:t>
      </w:r>
    </w:p>
    <w:p w14:paraId="230342B6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△刘禅站在高台上，看着台下穿着藤甲的士兵</w:t>
      </w:r>
    </w:p>
    <w:p w14:paraId="21F24538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刘禅（VO）：他们穿的居然还是藤甲，看来在古代，盔甲也不是谁都能穿的。</w:t>
      </w:r>
    </w:p>
    <w:p w14:paraId="50B323DD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△刘禅近前的两个士兵同时大喝一声，挥剑相向</w:t>
      </w:r>
    </w:p>
    <w:p w14:paraId="4B41EB55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“铛！”</w:t>
      </w:r>
    </w:p>
    <w:p w14:paraId="3FE80D9D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△一个士兵手中长剑断裂，断剑在空中旋转几圈朝刘禅飞来</w:t>
      </w:r>
    </w:p>
    <w:p w14:paraId="1BB3CF41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△张莺莺脸色骤变</w:t>
      </w:r>
    </w:p>
    <w:p w14:paraId="0D079720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张莺莺：世子小心！</w:t>
      </w:r>
    </w:p>
    <w:p w14:paraId="7EE30053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【本集完】</w:t>
      </w:r>
    </w:p>
    <w:p w14:paraId="116546A3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</w:p>
    <w:p w14:paraId="055387D2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</w:p>
    <w:p w14:paraId="18E4028E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</w:p>
    <w:p w14:paraId="242B64F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第五集</w:t>
      </w:r>
    </w:p>
    <w:p w14:paraId="1963ACAD">
      <w:pPr>
        <w:spacing w:line="360" w:lineRule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5.1演武台 日 外</w:t>
      </w:r>
    </w:p>
    <w:p w14:paraId="688124F1">
      <w:pPr>
        <w:spacing w:line="360" w:lineRule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人物：刘禅、张莺莺、士兵若干</w:t>
      </w:r>
    </w:p>
    <w:p w14:paraId="5F5B5200">
      <w:pPr>
        <w:spacing w:line="360" w:lineRule="auto"/>
        <w:rPr>
          <w:rFonts w:hint="eastAsia" w:asciiTheme="majorEastAsia" w:hAnsiTheme="majorEastAsia" w:eastAsiaTheme="majorEastAsia" w:cstheme="majorEastAsia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Cs w:val="21"/>
          <w:lang w:val="en-US" w:eastAsia="zh-CN"/>
        </w:rPr>
        <w:t>△张莺莺一步踏出，扑向刘禅</w:t>
      </w:r>
    </w:p>
    <w:p w14:paraId="0CF673A6">
      <w:pPr>
        <w:spacing w:line="360" w:lineRule="auto"/>
        <w:rPr>
          <w:rFonts w:hint="eastAsia" w:asciiTheme="majorEastAsia" w:hAnsiTheme="majorEastAsia" w:eastAsiaTheme="majorEastAsia" w:cstheme="majorEastAsia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Cs w:val="21"/>
          <w:lang w:val="en-US" w:eastAsia="zh-CN"/>
        </w:rPr>
        <w:t>△刘禅退后两步，脚下没站稳，跌倒在地上</w:t>
      </w:r>
    </w:p>
    <w:p w14:paraId="6FA648A6">
      <w:pPr>
        <w:spacing w:line="360" w:lineRule="auto"/>
        <w:rPr>
          <w:rFonts w:hint="eastAsia" w:asciiTheme="majorEastAsia" w:hAnsiTheme="majorEastAsia" w:eastAsiaTheme="majorEastAsia" w:cstheme="majorEastAsia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Cs w:val="21"/>
          <w:lang w:val="en-US" w:eastAsia="zh-CN"/>
        </w:rPr>
        <w:t>张莺莺：啊！！！</w:t>
      </w:r>
    </w:p>
    <w:p w14:paraId="3615CC89">
      <w:pPr>
        <w:spacing w:line="360" w:lineRule="auto"/>
        <w:rPr>
          <w:rFonts w:hint="eastAsia" w:asciiTheme="majorEastAsia" w:hAnsiTheme="majorEastAsia" w:eastAsiaTheme="majorEastAsia" w:cstheme="majorEastAsia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Cs w:val="21"/>
          <w:lang w:val="en-US" w:eastAsia="zh-CN"/>
        </w:rPr>
        <w:t>△张莺莺惊呼一声顺着刘禅跌倒，嘴唇正好贴在刘禅嘴唇上</w:t>
      </w:r>
    </w:p>
    <w:p w14:paraId="4C6A1FAB">
      <w:pPr>
        <w:spacing w:line="360" w:lineRule="auto"/>
        <w:rPr>
          <w:rFonts w:hint="eastAsia" w:asciiTheme="majorEastAsia" w:hAnsiTheme="majorEastAsia" w:eastAsiaTheme="majorEastAsia" w:cstheme="majorEastAsia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Cs w:val="21"/>
          <w:lang w:val="en-US" w:eastAsia="zh-CN"/>
        </w:rPr>
        <w:t>△刘禅瞪大眼睛，双手顿在半空</w:t>
      </w:r>
    </w:p>
    <w:p w14:paraId="0AAB6AC4">
      <w:pPr>
        <w:spacing w:line="360" w:lineRule="auto"/>
        <w:rPr>
          <w:rFonts w:hint="eastAsia" w:asciiTheme="majorEastAsia" w:hAnsiTheme="majorEastAsia" w:eastAsiaTheme="majorEastAsia" w:cstheme="majorEastAsia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Cs w:val="21"/>
          <w:lang w:val="en-US" w:eastAsia="zh-CN"/>
        </w:rPr>
        <w:t>△张莺莺愣住脸色瞬间羞红</w:t>
      </w:r>
    </w:p>
    <w:p w14:paraId="18EE8C71">
      <w:pPr>
        <w:spacing w:line="360" w:lineRule="auto"/>
        <w:rPr>
          <w:rFonts w:hint="eastAsia" w:asciiTheme="majorEastAsia" w:hAnsiTheme="majorEastAsia" w:eastAsiaTheme="majorEastAsia" w:cstheme="majorEastAsia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Cs w:val="21"/>
          <w:lang w:val="en-US" w:eastAsia="zh-CN"/>
        </w:rPr>
        <w:t>△几秒后，刘禅一只手搂着张莺莺的腰，一只手撑着地面，扶着张莺莺站起身</w:t>
      </w:r>
    </w:p>
    <w:p w14:paraId="58F0BBA8">
      <w:pPr>
        <w:spacing w:line="360" w:lineRule="auto"/>
        <w:rPr>
          <w:rFonts w:hint="eastAsia" w:asciiTheme="majorEastAsia" w:hAnsiTheme="majorEastAsia" w:eastAsiaTheme="majorEastAsia" w:cstheme="majorEastAsia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Cs w:val="21"/>
          <w:lang w:val="en-US" w:eastAsia="zh-CN"/>
        </w:rPr>
        <w:t>【特写：刘禅原先站立的位置插着一把断剑】</w:t>
      </w:r>
    </w:p>
    <w:p w14:paraId="3B9217A1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△两个士兵脸色煞白，“扑通”一声跪倒在地，浑身发抖</w:t>
      </w:r>
    </w:p>
    <w:p w14:paraId="0F6C9A8D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士兵1：世子恕罪！世子恕罪！</w:t>
      </w:r>
    </w:p>
    <w:p w14:paraId="3C867ED5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士兵2（连连磕头）：小人该死！小人该死！</w:t>
      </w:r>
    </w:p>
    <w:p w14:paraId="5C2A2027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△刘禅轻抚张莺莺的秀发</w:t>
      </w:r>
    </w:p>
    <w:p w14:paraId="54382EBC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刘禅：你没事吧？有没有伤到哪里？</w:t>
      </w:r>
    </w:p>
    <w:p w14:paraId="209C3D00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△张莺莺低着脑袋，耳根发红</w:t>
      </w:r>
    </w:p>
    <w:p w14:paraId="7EBE268F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张莺莺：我...我没事。</w:t>
      </w:r>
    </w:p>
    <w:p w14:paraId="760347E4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△刘禅松了一口气，抬手轻轻弹了一下张莺莺的脑门</w:t>
      </w:r>
    </w:p>
    <w:p w14:paraId="55F7BFA5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刘禅：下次不许这么莽撞。</w:t>
      </w:r>
    </w:p>
    <w:p w14:paraId="6DB1A9AE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△张莺莺双手捂住被弹的地方抬头看了刘禅一眼，又迅速低下脑袋</w:t>
      </w:r>
    </w:p>
    <w:p w14:paraId="52321140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张莺莺：知道了。</w:t>
      </w:r>
    </w:p>
    <w:p w14:paraId="5616F904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△刘禅弯腰，伸手拔出插在地上的半截断剑</w:t>
      </w:r>
    </w:p>
    <w:p w14:paraId="594F248E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△刘禅手指抚过剑刃的断裂处，眉头紧锁</w:t>
      </w:r>
    </w:p>
    <w:p w14:paraId="6E1299A2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刘禅（VO）：含硫量太高，杂质多，气孔明显，要是用这样的武器，别说五千人了，再给我五千也不一定打的赢。</w:t>
      </w:r>
    </w:p>
    <w:p w14:paraId="7E234F7A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△刘禅盯着断剑，若有所思</w:t>
      </w:r>
    </w:p>
    <w:p w14:paraId="6A9D9B4E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刘禅（VO）：我记得炒钢法和灌钢法应该能提前搞出来。</w:t>
      </w:r>
    </w:p>
    <w:p w14:paraId="6F1C5ADD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△刘禅抬起头，看向台上跪着的两个士兵</w:t>
      </w:r>
    </w:p>
    <w:p w14:paraId="49A23C36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刘禅：起来吧。</w:t>
      </w:r>
    </w:p>
    <w:p w14:paraId="17CA3ABC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△两个士兵对视一眼，站起身，脑袋低垂，身体微微颤抖</w:t>
      </w:r>
    </w:p>
    <w:p w14:paraId="3CE92497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△刘禅走到两个士兵面前</w:t>
      </w:r>
    </w:p>
    <w:p w14:paraId="577958E5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刘禅：带我去冶炼坊。</w:t>
      </w:r>
    </w:p>
    <w:p w14:paraId="2C816C8A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</w:p>
    <w:p w14:paraId="7F2CE068">
      <w:pPr>
        <w:spacing w:line="360" w:lineRule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5.2 冶炼坊 日 内</w:t>
      </w:r>
    </w:p>
    <w:p w14:paraId="613E6615">
      <w:pPr>
        <w:spacing w:line="360" w:lineRule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人物：刘禅、张莺莺、蒲元、工匠若干</w:t>
      </w:r>
    </w:p>
    <w:p w14:paraId="103A34F3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△一群皮肤黝黑，赤裸着上半身的工匠跪在 刘禅面前</w:t>
      </w:r>
    </w:p>
    <w:p w14:paraId="3AE603BD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众工匠（齐声）：参见世子殿下。</w:t>
      </w:r>
    </w:p>
    <w:p w14:paraId="19F68FB3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△刘禅扫了一眼跪在地上的工匠们</w:t>
      </w:r>
    </w:p>
    <w:p w14:paraId="35685726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刘禅（VO）：就这几个人？看来三国时期的工匠都是稀罕物啊。</w:t>
      </w:r>
    </w:p>
    <w:p w14:paraId="645B4FDD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△刘禅抬了抬手</w:t>
      </w:r>
    </w:p>
    <w:p w14:paraId="1C9A478F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刘禅：都起来吧。</w:t>
      </w:r>
    </w:p>
    <w:p w14:paraId="3D73EAAE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△工匠们纷纷站起身</w:t>
      </w:r>
    </w:p>
    <w:p w14:paraId="38F68145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△刘禅走到蒲元面前</w:t>
      </w:r>
    </w:p>
    <w:p w14:paraId="4A933725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刘禅：你是管事的？叫什么名字？</w:t>
      </w:r>
    </w:p>
    <w:p w14:paraId="73F7F704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△蒲元朝刘禅躬身一拜</w:t>
      </w:r>
    </w:p>
    <w:p w14:paraId="3CB717E2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蒲元：回...回世子，小人蒲元，是这冶炼坊的匠头。</w:t>
      </w:r>
    </w:p>
    <w:p w14:paraId="532113BC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△刘禅瞪大眼睛</w:t>
      </w:r>
    </w:p>
    <w:p w14:paraId="6394FC80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刘禅（VO）：蒲元！《诸葛亮集》里记载的制刀大师！这可是老天爷送上门的人才啊！</w:t>
      </w:r>
    </w:p>
    <w:p w14:paraId="027C2F37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△刘禅上前一步，伸手扶起蒲元</w:t>
      </w:r>
    </w:p>
    <w:p w14:paraId="24268505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刘禅：蒲师傅，我有一事想请教。</w:t>
      </w:r>
    </w:p>
    <w:p w14:paraId="11D16969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蒲元：世子请讲，小人知无不言。</w:t>
      </w:r>
    </w:p>
    <w:p w14:paraId="5E3FB2D9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△刘禅举起手中的断剑</w:t>
      </w:r>
    </w:p>
    <w:p w14:paraId="52A909EF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刘禅：这样的剑，你们一天能打造几把？</w:t>
      </w:r>
    </w:p>
    <w:p w14:paraId="5C9CD842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△蒲元看了一眼断剑</w:t>
      </w:r>
    </w:p>
    <w:p w14:paraId="2CA512C5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蒲元：熟练工匠一人三日可成一剑，若日夜赶工，两日也可。</w:t>
      </w:r>
    </w:p>
    <w:p w14:paraId="121F60B5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△刘禅摇了摇头</w:t>
      </w:r>
    </w:p>
    <w:p w14:paraId="43C71FC3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刘禅：太慢了，而且这样的品质，上阵杀敌，三五个回合就得卷刃。</w:t>
      </w:r>
    </w:p>
    <w:p w14:paraId="7AF7CEC5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△刘禅松开张莺莺的手，走到冶铁炉前</w:t>
      </w:r>
    </w:p>
    <w:p w14:paraId="1628CDE0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△刘禅伸出手，在炉口处停留片刻</w:t>
      </w:r>
    </w:p>
    <w:p w14:paraId="127FF5F6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刘禅：炉温也不够，铁水冶炼不充分，杂质无法完全去除，造出来的只能是废物。</w:t>
      </w:r>
    </w:p>
    <w:p w14:paraId="45061645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△蒲元转身低下头</w:t>
      </w:r>
    </w:p>
    <w:p w14:paraId="0D3AB492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蒲元：世子明鉴...小人等设备简陋，技艺不精，实在是...</w:t>
      </w:r>
    </w:p>
    <w:p w14:paraId="10B3A2C7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△刘禅转身看着蒲元，嘴角上扬</w:t>
      </w:r>
    </w:p>
    <w:p w14:paraId="0C14ACAD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刘禅：蒲师傅，我有一个办法，一日可成一剑，且强度远超现在的武器十倍！</w:t>
      </w:r>
    </w:p>
    <w:p w14:paraId="215AFBCF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△蒲元猛地抬头，眼睛瞪圆，满脸震惊</w:t>
      </w:r>
    </w:p>
    <w:p w14:paraId="7AD9717B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蒲元：世子，这...这怎么可能？</w:t>
      </w:r>
    </w:p>
    <w:p w14:paraId="2EFC9CB8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【本集完】</w:t>
      </w:r>
    </w:p>
    <w:p w14:paraId="1EA1D990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</w:p>
    <w:p w14:paraId="10B1E7D1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第六集</w:t>
      </w:r>
    </w:p>
    <w:p w14:paraId="495B2862">
      <w:pPr>
        <w:spacing w:line="360" w:lineRule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6.1 冶炼坊 日 内</w:t>
      </w:r>
    </w:p>
    <w:p w14:paraId="41946DC9">
      <w:pPr>
        <w:spacing w:line="360" w:lineRule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人物：刘禅、张莺莺、蒲元、工匠若干</w:t>
      </w:r>
    </w:p>
    <w:p w14:paraId="14849166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△工匠们面面相觑</w:t>
      </w:r>
    </w:p>
    <w:p w14:paraId="4CA4CD0A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工匠1（摇头）：不可能，绝对不可能，一日一剑？这简直是在说梦话！</w:t>
      </w:r>
    </w:p>
    <w:p w14:paraId="3100CE2A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工匠2：是啊，就算最顶级的工匠，也得两三日才能成剑，世子怕是没见过打铁吧。</w:t>
      </w:r>
    </w:p>
    <w:p w14:paraId="2799FCAA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△蒲元上前一步，拱手</w:t>
      </w:r>
    </w:p>
    <w:p w14:paraId="1B15473F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蒲元：世子殿下，并非小人不信，只是这冶铁制刃，工序繁杂，从选料、锻打到淬火，每一步都马虎不得，一日成剑，实在是...</w:t>
      </w:r>
    </w:p>
    <w:p w14:paraId="369F3584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刘禅：不信？我做一柄出来给你们长长见识！</w:t>
      </w:r>
    </w:p>
    <w:p w14:paraId="7E202030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△刘禅伸手解开上衣，【特写：精壮的肌肉】</w:t>
      </w:r>
    </w:p>
    <w:p w14:paraId="1779AF05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刘禅：今天本世子教你们一套新的冶炼技术，都看好了！</w:t>
      </w:r>
    </w:p>
    <w:p w14:paraId="046F704B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△张莺莺脸色瞬间羞红，微微侧身，低着脑袋玩弄手指</w:t>
      </w:r>
    </w:p>
    <w:p w14:paraId="0CACF9AE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△刘禅走到张莺莺面前</w:t>
      </w:r>
    </w:p>
    <w:p w14:paraId="3662E828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刘禅：莺莺！</w:t>
      </w:r>
    </w:p>
    <w:p w14:paraId="55AD2CC9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△张莺莺身体一颤</w:t>
      </w:r>
    </w:p>
    <w:p w14:paraId="6255532A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张莺莺：啊？世...世子。</w:t>
      </w:r>
    </w:p>
    <w:p w14:paraId="5B7E1E7C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△刘禅把衣服递到张莺莺面前</w:t>
      </w:r>
    </w:p>
    <w:p w14:paraId="4E2823C1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刘禅：帮我拿一下。</w:t>
      </w:r>
    </w:p>
    <w:p w14:paraId="1F601995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△张莺莺接过衣服，抱在怀里，脑袋微微抬起，看了一眼刘禅的八块腹肌</w:t>
      </w:r>
    </w:p>
    <w:p w14:paraId="7E022BDC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△张莺莺耳根发红，捂住自己的眼睛</w:t>
      </w:r>
    </w:p>
    <w:p w14:paraId="2A73EFCC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张莺莺：是...是，世子。</w:t>
      </w:r>
    </w:p>
    <w:p w14:paraId="34AFEA47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△刘禅转身走到冶铁炉前，伸手拿起一块生铁丢进火炉里</w:t>
      </w:r>
    </w:p>
    <w:p w14:paraId="6BF632C3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△刘禅转身，伸手指着一个工匠</w:t>
      </w:r>
    </w:p>
    <w:p w14:paraId="0359C213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刘禅：你，过来帮我压风箱。</w:t>
      </w:r>
    </w:p>
    <w:p w14:paraId="407FEF89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△被指的工匠连忙跑到风箱前，双手抓住风箱把手</w:t>
      </w:r>
    </w:p>
    <w:p w14:paraId="45A01510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△工匠来回拉动风箱</w:t>
      </w:r>
    </w:p>
    <w:p w14:paraId="6CD8572C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△火炉内的火焰“呼呼”作响，熊熊燃起</w:t>
      </w:r>
    </w:p>
    <w:p w14:paraId="6779E7AE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△刘禅用铁钳夹出烧红的生铁，放在铁砧上，一只手抓起旁边的锤子</w:t>
      </w:r>
    </w:p>
    <w:p w14:paraId="17470606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“铛！”</w:t>
      </w:r>
    </w:p>
    <w:p w14:paraId="13988DC6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△刘禅一锤砸在生铁上，火星四溅</w:t>
      </w:r>
    </w:p>
    <w:p w14:paraId="00258B3F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“铛！铛！铛！”</w:t>
      </w:r>
    </w:p>
    <w:p w14:paraId="689B0C24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△刘禅有节奏地锤打着</w:t>
      </w:r>
    </w:p>
    <w:p w14:paraId="3D3B3FEB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△张莺莺抱着刘禅的衣服，蹲在地上，双手撑着下巴，睁着大眼睛看着刘禅，脸上洋溢着微笑</w:t>
      </w:r>
    </w:p>
    <w:p w14:paraId="2389C6AC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张莺莺：世子好帅...</w:t>
      </w:r>
    </w:p>
    <w:p w14:paraId="1BC1AC22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△工匠群里，一个尖耳猴腮的人看了刘禅一眼，转身朝着远处跑去</w:t>
      </w:r>
    </w:p>
    <w:p w14:paraId="16074DFF">
      <w:pPr>
        <w:spacing w:line="360" w:lineRule="auto"/>
        <w:rPr>
          <w:rFonts w:hint="eastAsia" w:asciiTheme="majorEastAsia" w:hAnsiTheme="majorEastAsia" w:eastAsiaTheme="majorEastAsia" w:cstheme="majorEastAsia"/>
          <w:szCs w:val="21"/>
        </w:rPr>
      </w:pPr>
    </w:p>
    <w:p w14:paraId="12B3A0C8">
      <w:pPr>
        <w:spacing w:line="360" w:lineRule="auto"/>
        <w:rPr>
          <w:rFonts w:hint="eastAsia" w:asciiTheme="majorEastAsia" w:hAnsiTheme="majorEastAsia" w:eastAsiaTheme="majorEastAsia" w:cstheme="majorEastAsia"/>
          <w:b/>
          <w:bCs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Cs w:val="21"/>
          <w:lang w:val="en-US" w:eastAsia="zh-CN"/>
        </w:rPr>
        <w:t>6.2大殿 日 内</w:t>
      </w:r>
    </w:p>
    <w:p w14:paraId="27F5F94F">
      <w:pPr>
        <w:spacing w:line="360" w:lineRule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人物：刘备、诸葛亮、法正、李严、大臣若干</w:t>
      </w:r>
    </w:p>
    <w:p w14:paraId="7D08051D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△刘备端坐在主位上，手中捧着一卷竹简</w:t>
      </w:r>
    </w:p>
    <w:p w14:paraId="20C92D2B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△李严走到大殿中央，朝刘备一拜</w:t>
      </w:r>
    </w:p>
    <w:p w14:paraId="7BB3B169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李严：大王，臣刚刚收到消息，世子殿下在冶炼坊让所有工匠全部停工，说要亲自打造一柄绝世神兵出来。</w:t>
      </w:r>
    </w:p>
    <w:p w14:paraId="617BD23D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△几位大臣交头接耳，面露鄙夷</w:t>
      </w:r>
    </w:p>
    <w:p w14:paraId="1BE5EF56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大臣1：蜀汉刚刚稳定，急需大量武器装备，世子这是干什么？</w:t>
      </w:r>
    </w:p>
    <w:p w14:paraId="0C9F22B5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大臣2：是啊，前线战士还等着武器杀敌呢。</w:t>
      </w:r>
    </w:p>
    <w:p w14:paraId="6E5AF426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△刘备将竹简重重拍在案几上</w:t>
      </w:r>
    </w:p>
    <w:p w14:paraId="55015744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刘备：胡闹！简直胡闹！孤给他五千精兵，他不去操练兵马，反倒跑去打铁？</w:t>
      </w:r>
    </w:p>
    <w:p w14:paraId="0EAB26EF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李严（拱手）：大王息怒，世子殿下年幼，兴许只是玩玩而已。</w:t>
      </w:r>
    </w:p>
    <w:p w14:paraId="75E43DBE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△诸葛亮手中羽扇轻摇，沉吟不语</w:t>
      </w:r>
    </w:p>
    <w:p w14:paraId="19A7D4A4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法正（皱眉）：世子此举确实反常，莫非是病后留下了什么隐疾？</w:t>
      </w:r>
    </w:p>
    <w:p w14:paraId="30A2520E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刘备（站起身）：走，随孤去冶炼坊看看！这个逆子，若是在胡闹，孤非打断他的腿不可！</w:t>
      </w:r>
    </w:p>
    <w:p w14:paraId="38E70550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△李严跟在刘备身后，嘴角上扬</w:t>
      </w:r>
    </w:p>
    <w:p w14:paraId="5441A4B5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李严（VO）：五千士兵，虽然不多，但刘备肯定会让各大世家出钱出粮，战乱四起，想在这乱世活下去，必须保存实力，不能再大出血了！</w:t>
      </w:r>
    </w:p>
    <w:p w14:paraId="4DF9E690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【本集完】</w:t>
      </w:r>
    </w:p>
    <w:p w14:paraId="11B2DDDF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</w:p>
    <w:p w14:paraId="78EDEA03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</w:p>
    <w:p w14:paraId="1CA2C4F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第七集</w:t>
      </w:r>
    </w:p>
    <w:p w14:paraId="1A760A25">
      <w:pPr>
        <w:spacing w:line="360" w:lineRule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7.1 冶炼坊 日 外</w:t>
      </w:r>
    </w:p>
    <w:p w14:paraId="410E3200">
      <w:pPr>
        <w:spacing w:line="360" w:lineRule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人物：刘禅、张莺莺、蒲元、工匠若干、刘备、诸葛亮、法正、李严、赵云、大臣若干</w:t>
      </w:r>
    </w:p>
    <w:p w14:paraId="3F3AEC3E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△刘备众人赶到冶炼坊，远远便听见"铛铛铛"的打铁声</w:t>
      </w:r>
    </w:p>
    <w:p w14:paraId="45659A83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△冶炼坊门口，一群工匠围成一圈，伸长脖子往里看</w:t>
      </w:r>
    </w:p>
    <w:p w14:paraId="73D7B921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工匠1（激动）：天呐！这...这怎么可能！</w:t>
      </w:r>
    </w:p>
    <w:p w14:paraId="35783B25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工匠2：我打了一辈子铁，从未见过这等神技！</w:t>
      </w:r>
    </w:p>
    <w:p w14:paraId="367026D0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△刘备眉头紧锁，大步上前</w:t>
      </w:r>
    </w:p>
    <w:p w14:paraId="1BD82FCB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刘备：让开！</w:t>
      </w:r>
    </w:p>
    <w:p w14:paraId="00E3F783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△工匠们回头，看见刘备，慌忙跪了一地</w:t>
      </w:r>
    </w:p>
    <w:p w14:paraId="467B4719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众工匠：参见大王！</w:t>
      </w:r>
    </w:p>
    <w:p w14:paraId="26A08FBF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△刘备推开人群，走到最前面</w:t>
      </w:r>
    </w:p>
    <w:p w14:paraId="02394CA0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△刘禅赤裸着上身，汗水顺着精壮的肌肉线条滑落，手中握着一柄寒光凛冽的长刀</w:t>
      </w:r>
    </w:p>
    <w:p w14:paraId="4132AB87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【特写】刀身修长，刃口泛起寒光</w:t>
      </w:r>
    </w:p>
    <w:p w14:paraId="40C18EE1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△刘禅举起长刀，对着阳光端详</w:t>
      </w:r>
    </w:p>
    <w:p w14:paraId="67BBDBED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刘禅：成了！</w:t>
      </w:r>
    </w:p>
    <w:p w14:paraId="36878C1C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△刘禅转身，看见刘备，咧嘴一笑</w:t>
      </w:r>
    </w:p>
    <w:p w14:paraId="6FA2C30F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刘禅：父王？您怎么来了？</w:t>
      </w:r>
    </w:p>
    <w:p w14:paraId="47769FB0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△刘备盯着刘禅手中的刀，微微一愣</w:t>
      </w:r>
    </w:p>
    <w:p w14:paraId="459AF5EE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△李严从刘备身后走出，上下打量着刘禅手中的刀，嗤笑一声</w:t>
      </w:r>
    </w:p>
    <w:p w14:paraId="3A0F5E17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李严：这就是世子殿下夸下海口打造的神兵？看着倒是光鲜，怕不是中看不中用吧？</w:t>
      </w:r>
    </w:p>
    <w:p w14:paraId="4D5E145C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大臣1：是啊，这刀身这么薄，怕是一碰就断。</w:t>
      </w:r>
    </w:p>
    <w:p w14:paraId="3F03D5EF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大臣2：外表好看有什么用？上阵杀敌，靠的是真功夫！</w:t>
      </w:r>
    </w:p>
    <w:p w14:paraId="2DF90B35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△李严走到刘禅面前，伸手想要拿刀</w:t>
      </w:r>
    </w:p>
    <w:p w14:paraId="7851D5AF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李严：让臣来试试这刀究竟有几分斤两...</w:t>
      </w:r>
    </w:p>
    <w:p w14:paraId="7AA8D013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△刘禅手腕一转，刀锋从李严指尖划过</w:t>
      </w:r>
    </w:p>
    <w:p w14:paraId="3AF0C525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△李严脸色煞白，慌忙缩手</w:t>
      </w:r>
    </w:p>
    <w:p w14:paraId="0AACE275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刘禅（冷笑）：李大人，这刀可不长眼，伤了您，我可担待不起。</w:t>
      </w:r>
    </w:p>
    <w:p w14:paraId="1CF01C5E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△刘备走上前，伸手接过刘禅手中的刀</w:t>
      </w:r>
    </w:p>
    <w:p w14:paraId="757D8AE7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△刘备握刀，挥了两下</w:t>
      </w:r>
    </w:p>
    <w:p w14:paraId="2E18AAF9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刘备：这刀手感竟如此之轻，但重心极稳，挥动起来毫不费力。</w:t>
      </w:r>
    </w:p>
    <w:p w14:paraId="5A5E11CD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刘禅：父王，这刀采用灌钢法打造，生铁和熟铁折叠锻打，千锤百炼，刃口坚硬锋利，刀身柔韧不易折断，比咱们现在的兵器，强了何止十倍！</w:t>
      </w:r>
    </w:p>
    <w:p w14:paraId="31DFF5D9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△李严冷笑</w:t>
      </w:r>
    </w:p>
    <w:p w14:paraId="22094567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李严：嘴上说得天花乱坠，真打起来，怕是不堪一击。</w:t>
      </w:r>
    </w:p>
    <w:p w14:paraId="390B2D71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△刘禅扭头看向李严，眼中闪过一丝寒光</w:t>
      </w:r>
    </w:p>
    <w:p w14:paraId="24B1FB44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刘禅（VO）：这王八蛋怎么老跟我过不去，我挖你家祖坟了？</w:t>
      </w:r>
    </w:p>
    <w:p w14:paraId="2B176965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刘禅：李大人不信？那不妨找人试试。</w:t>
      </w:r>
    </w:p>
    <w:p w14:paraId="7732FB0E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△刘备把长刀还给刘禅，转身看向身后的赵云</w:t>
      </w:r>
    </w:p>
    <w:p w14:paraId="2D3FD59A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刘备：子龙，你来试试。</w:t>
      </w:r>
    </w:p>
    <w:p w14:paraId="3A594D34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△赵云走到刘禅面前，拔出腰间长剑</w:t>
      </w:r>
    </w:p>
    <w:p w14:paraId="78F4BA71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△刘禅双手握紧长刀，微微一笑</w:t>
      </w:r>
    </w:p>
    <w:p w14:paraId="22297F19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刘禅：子龙叔叔，您全力砍我就行。</w:t>
      </w:r>
    </w:p>
    <w:p w14:paraId="35B92667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赵云：世子，这...</w:t>
      </w:r>
    </w:p>
    <w:p w14:paraId="36B66E51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刘禅：没事，我相信我的刀！</w:t>
      </w:r>
    </w:p>
    <w:p w14:paraId="46EDC6E8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△李严满脸不屑，冷笑一声</w:t>
      </w:r>
    </w:p>
    <w:p w14:paraId="3EF40681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李严：可别一碰就断了，到时候笑掉大牙。</w:t>
      </w:r>
    </w:p>
    <w:p w14:paraId="4824CE2B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△赵云握紧长剑朝刘禅砍去</w:t>
      </w:r>
    </w:p>
    <w:p w14:paraId="62DAD1B9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△刘禅挥刀迎上</w:t>
      </w:r>
    </w:p>
    <w:p w14:paraId="7ADD4527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“铛！”</w:t>
      </w:r>
    </w:p>
    <w:p w14:paraId="1B434B93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△两刀相撞，火星四溅</w:t>
      </w:r>
    </w:p>
    <w:p w14:paraId="758D3A7B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△赵云手里的长剑撞击处出现道道裂痕</w:t>
      </w:r>
    </w:p>
    <w:p w14:paraId="15AB39ED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“咔嚓”</w:t>
      </w:r>
    </w:p>
    <w:p w14:paraId="4F639F50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△长剑断成两截，掉在地上</w:t>
      </w:r>
    </w:p>
    <w:p w14:paraId="04ADE29E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【特写：刘禅的长刀连个缺口都没有】</w:t>
      </w:r>
    </w:p>
    <w:p w14:paraId="168061C5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赵云（震惊）：这刀竟然如此坚硬？</w:t>
      </w:r>
    </w:p>
    <w:p w14:paraId="4B4525DE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△李严瞪大眼睛，踉跄退后一步</w:t>
      </w:r>
    </w:p>
    <w:p w14:paraId="02F8DCE3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李严：不...这不可能！</w:t>
      </w:r>
    </w:p>
    <w:p w14:paraId="08C26B4D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【本集完】</w:t>
      </w:r>
    </w:p>
    <w:p w14:paraId="46511F59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</w:p>
    <w:p w14:paraId="69B3566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第八集</w:t>
      </w:r>
    </w:p>
    <w:p w14:paraId="08114129">
      <w:pPr>
        <w:spacing w:line="360" w:lineRule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8.1冶炼坊 日 外</w:t>
      </w:r>
    </w:p>
    <w:p w14:paraId="136EF659">
      <w:pPr>
        <w:spacing w:line="360" w:lineRule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人物：刘禅、张莺莺、蒲元、工匠若干、刘备、诸葛亮、法正、李严、赵云、大臣若干</w:t>
      </w:r>
    </w:p>
    <w:p w14:paraId="1898408C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△大臣们面面相觑，满脸不可置信</w:t>
      </w:r>
    </w:p>
    <w:p w14:paraId="3EE6E20B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△刘备愣在原地，满脸震惊</w:t>
      </w:r>
    </w:p>
    <w:p w14:paraId="70BC1BEA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△诸葛亮手中的羽扇停在半空</w:t>
      </w:r>
    </w:p>
    <w:p w14:paraId="57220D3C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△赵云走到断剑前，弯腰捡起半截剑身</w:t>
      </w:r>
    </w:p>
    <w:p w14:paraId="2E3AC450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△赵云仔细端详断裂处，瞳孔骤缩</w:t>
      </w:r>
    </w:p>
    <w:p w14:paraId="02B654F7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赵云：断面平整如镜，竟无一丝毛刺...这刀...</w:t>
      </w:r>
    </w:p>
    <w:p w14:paraId="509E030C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△赵云转身，单膝跪地，朝刘禅拱手</w:t>
      </w:r>
    </w:p>
    <w:p w14:paraId="7E7C7D49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赵云：世子殿下，末将服了！有此神兵，我蜀汉将士如虎添翼，何愁大业不成？</w:t>
      </w:r>
    </w:p>
    <w:p w14:paraId="00360B2C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△刘禅伸手扶起赵云</w:t>
      </w:r>
    </w:p>
    <w:p w14:paraId="745D7B4F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刘禅：子龙叔叔，快起来，我不过是尽了点绵薄之力，蜀汉的未来还是需要仰仗诸位。</w:t>
      </w:r>
    </w:p>
    <w:p w14:paraId="033ABE01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△赵云站起身，双眼微微泛红</w:t>
      </w:r>
    </w:p>
    <w:p w14:paraId="34D1AE49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赵云：世子长大了，能成为蜀汉的中流砥柱了！</w:t>
      </w:r>
    </w:p>
    <w:p w14:paraId="47A92E0F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△刘备眉头微皱，上下打量刘禅</w:t>
      </w:r>
    </w:p>
    <w:p w14:paraId="4AB839F5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刘备：你何时学的这本事？</w:t>
      </w:r>
    </w:p>
    <w:p w14:paraId="6B591F75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刘禅（VO）：总不能说我是看锻刀大赛学的吧。</w:t>
      </w:r>
    </w:p>
    <w:p w14:paraId="69FE7B20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刘禅：儿臣曾读《考工记》，从中领悟到冶炼之术，加以改良，方得此刀。</w:t>
      </w:r>
    </w:p>
    <w:p w14:paraId="1E372783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△蒲元满脸激动的跪在刘备脚边</w:t>
      </w:r>
    </w:p>
    <w:p w14:paraId="09B56F73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蒲元：世子天纵奇才！小人冶铁半生，从未见过如此神技！这刀若装备三军，我蜀汉将士何惧曹魏虎豹骑！</w:t>
      </w:r>
    </w:p>
    <w:p w14:paraId="3A95077B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△诸葛亮扭头看向蒲元</w:t>
      </w:r>
    </w:p>
    <w:p w14:paraId="433D8947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诸葛亮：此刀几日能造一柄？</w:t>
      </w:r>
    </w:p>
    <w:p w14:paraId="5136A678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蒲元：回军师，一人一日可成一柄！</w:t>
      </w:r>
    </w:p>
    <w:p w14:paraId="75FEABC4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△诸葛亮瞪大眼睛</w:t>
      </w:r>
    </w:p>
    <w:p w14:paraId="3D6C5E17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诸葛亮：如此坚硬的刀，一日便可？这...</w:t>
      </w:r>
    </w:p>
    <w:p w14:paraId="51797105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△刘备仰头大笑</w:t>
      </w:r>
    </w:p>
    <w:p w14:paraId="01C42749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刘备：好！好！好！传令下去，从即日起，全力打造此刀，装备三军将士！</w:t>
      </w:r>
    </w:p>
    <w:p w14:paraId="754C0656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△刘禅走到刘备面前，双手捧刀</w:t>
      </w:r>
    </w:p>
    <w:p w14:paraId="658B4398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刘禅：父王，此刀名为"破军"，父王寿辰将至，儿臣此起荆州，不知何时才能归来，此刀是儿臣送给父王的礼物。</w:t>
      </w:r>
    </w:p>
    <w:p w14:paraId="0DFF3D37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△刘备伸手握住刀柄，哈哈一笑</w:t>
      </w:r>
    </w:p>
    <w:p w14:paraId="6DD79AB1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刘备：好！好！好啊！有此利刃，何愁我蜀汉不兴！</w:t>
      </w:r>
    </w:p>
    <w:p w14:paraId="4AB248E2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△刘备看着刘禅，满脸欣慰</w:t>
      </w:r>
    </w:p>
    <w:p w14:paraId="2FC00475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刘备：时候不早了，早些回去休息吧，三日后便要出征了！</w:t>
      </w:r>
    </w:p>
    <w:p w14:paraId="40425D97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△刘禅朝刘备拱手一拜</w:t>
      </w:r>
    </w:p>
    <w:p w14:paraId="751F9325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刘禅：儿臣告退。</w:t>
      </w:r>
    </w:p>
    <w:p w14:paraId="31630ED4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△刘禅走向张莺莺，伸手拉起张莺莺的手</w:t>
      </w:r>
    </w:p>
    <w:p w14:paraId="6CDB4E5F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刘禅：走！我送你回家！</w:t>
      </w:r>
    </w:p>
    <w:p w14:paraId="59C72456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△张莺莺扭头看了刘备众人一眼</w:t>
      </w:r>
    </w:p>
    <w:p w14:paraId="1B8E324A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张莺莺：世子，大王他们看着呢。</w:t>
      </w:r>
    </w:p>
    <w:p w14:paraId="494878BB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△刘禅凑近张莺莺</w:t>
      </w:r>
    </w:p>
    <w:p w14:paraId="750FCBE8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刘禅：怕什么，我们定了娃娃亲的，迟早是我媳妇。</w:t>
      </w:r>
    </w:p>
    <w:p w14:paraId="1C2DDAAF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△张莺莺脸色瞬间羞红，跟着刘禅身后，朝着远处走去</w:t>
      </w:r>
    </w:p>
    <w:p w14:paraId="78A489F9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△刘备转身看向刘禅的背影，又低头看了看手里的长刀</w:t>
      </w:r>
    </w:p>
    <w:p w14:paraId="198676D6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刘备：他真的是我的阿斗吗？</w:t>
      </w:r>
    </w:p>
    <w:p w14:paraId="06B972B7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【本集完】</w:t>
      </w:r>
    </w:p>
    <w:p w14:paraId="08FFE4F1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</w:p>
    <w:p w14:paraId="4A46CBD1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第九集</w:t>
      </w:r>
    </w:p>
    <w:p w14:paraId="0D19DD50">
      <w:pPr>
        <w:spacing w:line="360" w:lineRule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9.1 校场 日 外</w:t>
      </w:r>
    </w:p>
    <w:p w14:paraId="3C7A2408">
      <w:pPr>
        <w:spacing w:line="360" w:lineRule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人物：刘禅、张莺莺、赵云、将士若干</w:t>
      </w:r>
    </w:p>
    <w:p w14:paraId="5BD80C62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△刘禅身披铠甲，腰悬长刀，骑在赤影背上，策马上前一步，</w:t>
      </w:r>
    </w:p>
    <w:p w14:paraId="510F33F8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刘禅：将士们！荆州告急，关将军危在旦夕，今日，我刘禅率尔等出征，不为别的，只为救我蜀汉大将，保我蜀汉疆土！</w:t>
      </w:r>
    </w:p>
    <w:p w14:paraId="5243C02D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△刘禅拔出长刀高举</w:t>
      </w:r>
    </w:p>
    <w:p w14:paraId="209A6646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刘禅：蜀汉必胜！</w:t>
      </w:r>
    </w:p>
    <w:p w14:paraId="06B510DF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△数千将士齐齐举起兵器</w:t>
      </w:r>
    </w:p>
    <w:p w14:paraId="03982336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众将士：世子威武！蜀汉必胜！</w:t>
      </w:r>
    </w:p>
    <w:p w14:paraId="7A0FBFA3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△赵云白马银枪，策马来到刘禅身边</w:t>
      </w:r>
    </w:p>
    <w:p w14:paraId="2BB5F1B2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赵云：世子，张莺莺姑娘来了。</w:t>
      </w:r>
    </w:p>
    <w:p w14:paraId="186918FF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△刘禅扭头望去</w:t>
      </w:r>
    </w:p>
    <w:p w14:paraId="71DE77AA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△张莺莺双手抱着一件披风，站在不远处</w:t>
      </w:r>
    </w:p>
    <w:p w14:paraId="62783301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△刘禅翻身下马，走到张莺莺面前</w:t>
      </w:r>
    </w:p>
    <w:p w14:paraId="006BD540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刘禅：你怎么来了？</w:t>
      </w:r>
    </w:p>
    <w:p w14:paraId="07DFB9AD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△张莺莺双手递出披风</w:t>
      </w:r>
    </w:p>
    <w:p w14:paraId="73E17E7D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张莺莺：世子，天气渐寒，此去不知何时才能归来，我亲手缝制了一件披风，您带着御寒。</w:t>
      </w:r>
    </w:p>
    <w:p w14:paraId="10ACEAF8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△刘禅接过披风，看着张莺莺，一把将张莺莺搂进怀里</w:t>
      </w:r>
    </w:p>
    <w:p w14:paraId="4BF5D4E4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刘禅：辛苦了。</w:t>
      </w:r>
    </w:p>
    <w:p w14:paraId="7685DA5C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△张莺莺抱住刘禅，双眼泛红</w:t>
      </w:r>
    </w:p>
    <w:p w14:paraId="27815D8D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张莺莺：世子，千万注意安全。</w:t>
      </w:r>
    </w:p>
    <w:p w14:paraId="2F23EA51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△刘禅松开张莺莺，伸手擦掉张莺莺脸上的泪水</w:t>
      </w:r>
    </w:p>
    <w:p w14:paraId="5801F294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刘禅：等我回家。</w:t>
      </w:r>
    </w:p>
    <w:p w14:paraId="14F2CB98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△刘禅转身走到赤影前，翻身上马，勒紧缰绳</w:t>
      </w:r>
    </w:p>
    <w:p w14:paraId="6D25E3E8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刘禅：出发！</w:t>
      </w:r>
    </w:p>
    <w:p w14:paraId="37AFD402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</w:p>
    <w:p w14:paraId="57B38F8A">
      <w:pPr>
        <w:spacing w:line="360" w:lineRule="auto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sz w:val="21"/>
          <w:szCs w:val="21"/>
          <w:lang w:val="en-US" w:eastAsia="zh-CN"/>
        </w:rPr>
        <w:t>9.2 山林间 夜 外</w:t>
      </w:r>
    </w:p>
    <w:p w14:paraId="1294F93F">
      <w:pPr>
        <w:spacing w:line="360" w:lineRule="auto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sz w:val="21"/>
          <w:szCs w:val="21"/>
          <w:lang w:val="en-US" w:eastAsia="zh-CN"/>
        </w:rPr>
        <w:t>人物：刘禅、赵云、亲兵若干</w:t>
      </w:r>
    </w:p>
    <w:p w14:paraId="22DDCBE5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【全景】群山连绵，密林葱郁，山风吹过，树叶沙沙作响</w:t>
      </w:r>
    </w:p>
    <w:p w14:paraId="32BB9449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【镜头拉近】刘禅站在山腰处看向远处</w:t>
      </w:r>
    </w:p>
    <w:p w14:paraId="5C44CD00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【远景】数千个白色帐篷，映照出点点火光</w:t>
      </w:r>
    </w:p>
    <w:p w14:paraId="2969A359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△赵云手持长枪，走到刘禅身边</w:t>
      </w:r>
    </w:p>
    <w:p w14:paraId="71606F11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赵云（VO）：世子真是神机妙算，东吴鼠辈，果真想要偷袭荆州。</w:t>
      </w:r>
    </w:p>
    <w:p w14:paraId="2821C468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赵云：世子，我们为何不直接进城？</w:t>
      </w:r>
    </w:p>
    <w:p w14:paraId="7F1D72CB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△刘禅嘴角微微上扬</w:t>
      </w:r>
    </w:p>
    <w:p w14:paraId="34DCC7E9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刘禅：吕蒙不知我们已经到了，正好打他个措手不及。</w:t>
      </w:r>
    </w:p>
    <w:p w14:paraId="408C0592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△赵云眉头微皱，握紧手中的长枪</w:t>
      </w:r>
    </w:p>
    <w:p w14:paraId="059E9A3F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赵云：世子，吕蒙那厮有两万大军，我们只有五千，正面强攻，我们不占优势啊。</w:t>
      </w:r>
    </w:p>
    <w:p w14:paraId="02BB6C63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刘禅：兵法有云：十则围之，五则攻之，倍则分之，吕蒙此人自视甚高，目中无人。</w:t>
      </w:r>
    </w:p>
    <w:p w14:paraId="445020F1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△刘禅扭头看向赵云</w:t>
      </w:r>
    </w:p>
    <w:p w14:paraId="7B55DD3F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刘禅：子龙将军，你率两千人马从侧面进攻敌营，吕蒙必定大怒，亲自率兵出击。</w:t>
      </w:r>
    </w:p>
    <w:p w14:paraId="28441B41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赵云：（点点头）然后呢？</w:t>
      </w:r>
    </w:p>
    <w:p w14:paraId="65A36A8B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刘禅：将军假装不敌，撤退诱敌，吕蒙定然不会放过这个“斩杀赵云”的机会，必定全力追击。</w:t>
      </w:r>
    </w:p>
    <w:p w14:paraId="589663F4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△刘禅伸手指着一个方向</w:t>
      </w:r>
    </w:p>
    <w:p w14:paraId="27FBA35E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刘禅：那边有一处峡谷，待吕蒙追至此处峡谷，我率三千人马堵住他的退路，将军回师夹击，让他插翅难逃！</w:t>
      </w:r>
    </w:p>
    <w:p w14:paraId="5DD56745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△赵云扭头盯着刘禅</w:t>
      </w:r>
    </w:p>
    <w:p w14:paraId="02BA1D31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赵云（VO）：都说世子痴傻愚钝，没想到世子竟然如此聪慧，运筹帷幄，这份谋略，便是与军师相比，恐怕也相差无几了！</w:t>
      </w:r>
    </w:p>
    <w:p w14:paraId="47F5B175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赵云：（抱拳行礼）世子妙计，末将佩服！末将这就去准备！</w:t>
      </w:r>
    </w:p>
    <w:p w14:paraId="0EC41D6A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【本集完】</w:t>
      </w:r>
    </w:p>
    <w:p w14:paraId="7C00432D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</w:p>
    <w:p w14:paraId="31C1EA2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第十集</w:t>
      </w:r>
    </w:p>
    <w:p w14:paraId="68F216B2">
      <w:pPr>
        <w:spacing w:line="360" w:lineRule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10.1 吕蒙大帐 夜 内</w:t>
      </w:r>
    </w:p>
    <w:p w14:paraId="470FE385">
      <w:pPr>
        <w:spacing w:line="360" w:lineRule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人物：吕蒙、周泰、传令兵</w:t>
      </w:r>
    </w:p>
    <w:p w14:paraId="2AAB1C0C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△大帐内，吕蒙与副将周泰相对而坐，桌面上摆着几碟菜和两壶酒</w:t>
      </w:r>
    </w:p>
    <w:p w14:paraId="6CAE210E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△吕蒙端起酒碗，满脸得意</w:t>
      </w:r>
    </w:p>
    <w:p w14:paraId="337D1687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吕蒙：周将军，荆州已在囊中，关羽那厮，只怕现在还在北面跟徐晃纠缠，浑然不知后方已失！</w:t>
      </w:r>
    </w:p>
    <w:p w14:paraId="24C5E47F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△周泰大笑一声，端起酒碗一饮而尽</w:t>
      </w:r>
    </w:p>
    <w:p w14:paraId="2B171DB4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周泰：（拍案）将军神机妙算，白衣渡江，瞒天过海！待天明，全军压上，荆州城必破！关羽到时候腹背受敌，插翅难飞！</w:t>
      </w:r>
    </w:p>
    <w:p w14:paraId="315CFF37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△吕蒙放下酒杯，眉头微微皱起</w:t>
      </w:r>
    </w:p>
    <w:p w14:paraId="3D75B64E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吕蒙：刘备不会让人率兵支援吧？</w:t>
      </w:r>
    </w:p>
    <w:p w14:paraId="30F62213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△周泰嗤笑一声，满脸不屑</w:t>
      </w:r>
    </w:p>
    <w:p w14:paraId="624CA23A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周泰：（嗤笑）汉中被曹操盯着，关中都需重兵镇守，刘备根本抽不出大将前来支援，难道他要派那个痴傻的儿子刘禅前来送死？</w:t>
      </w:r>
    </w:p>
    <w:p w14:paraId="1CCB48C1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△两人对视一眼，仰头大笑</w:t>
      </w:r>
    </w:p>
    <w:p w14:paraId="3B70B905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吕蒙：哈哈哈！说得对！那个扶不起的阿斗，只怕连刀都拿不稳，来了也是给我送人头！</w:t>
      </w:r>
    </w:p>
    <w:p w14:paraId="691F1DBC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士兵（OS）：敌袭！有敌袭！</w:t>
      </w:r>
    </w:p>
    <w:p w14:paraId="3C12FD96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△吕蒙猛然站起，酒碗摔在地上，碎片四溅</w:t>
      </w:r>
    </w:p>
    <w:p w14:paraId="4BD25D17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△吕蒙一把抓起身边的战斧，看向大帐外</w:t>
      </w:r>
    </w:p>
    <w:p w14:paraId="3075379F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吕蒙：何人偷袭？</w:t>
      </w:r>
    </w:p>
    <w:p w14:paraId="45781F24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△一个士兵冲进大营，单膝跪地</w:t>
      </w:r>
    </w:p>
    <w:p w14:paraId="30BF725C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士兵：将军！营外突然杀来一支人马约两千人，打着蜀汉旗号，为首一将，白马银枪，骁勇无比。</w:t>
      </w:r>
    </w:p>
    <w:p w14:paraId="52DB08E4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△吕蒙和周泰对视一眼，两人眼中同时闪过一丝惊诧</w:t>
      </w:r>
    </w:p>
    <w:p w14:paraId="1075BEC9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周泰：赵云？</w:t>
      </w:r>
    </w:p>
    <w:p w14:paraId="771361B1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吕蒙：（冷笑）赵云，区区两千人马，也敢来袭击我两万大军的大营？找死！</w:t>
      </w:r>
    </w:p>
    <w:p w14:paraId="59BED1A7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【镜头拉高】四周火光冲天，惨叫声此起彼伏</w:t>
      </w:r>
    </w:p>
    <w:p w14:paraId="5B1105B2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△赵云骑在马上，一枪刺出，穿透一个吕蒙士兵的胸膛</w:t>
      </w:r>
    </w:p>
    <w:p w14:paraId="30F7C923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△赵云拔出长枪，鲜血飞溅</w:t>
      </w:r>
    </w:p>
    <w:p w14:paraId="1A82CBD4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赵云：吕蒙！还不快快出来受死！</w:t>
      </w:r>
    </w:p>
    <w:p w14:paraId="2BB0D05E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△吕蒙策马吃冲来，手中战斧高高扬起，对准赵云狠狠劈下</w:t>
      </w:r>
    </w:p>
    <w:p w14:paraId="09B23706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吕蒙：（怒吼）赵云，吃我一斧！</w:t>
      </w:r>
    </w:p>
    <w:p w14:paraId="3A3DEC41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△赵云横枪格挡</w:t>
      </w:r>
    </w:p>
    <w:p w14:paraId="765FCF47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△两人僵持片刻，赵云双臂发力，猛地震开吕蒙的战斧</w:t>
      </w:r>
    </w:p>
    <w:p w14:paraId="5C2AE2CC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△赵云伸手拉住缰绳，调转马头</w:t>
      </w:r>
    </w:p>
    <w:p w14:paraId="13EEFA8D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赵云：撤退！全军撤退！</w:t>
      </w:r>
    </w:p>
    <w:p w14:paraId="7D38F2E0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△吕蒙嘴角上扬，满脸得意</w:t>
      </w:r>
    </w:p>
    <w:p w14:paraId="5D5952FF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吕蒙：想走？没门！全军追击，斩杀赵云者，赏金千两！</w:t>
      </w:r>
    </w:p>
    <w:p w14:paraId="34CB0A1E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△吕蒙策马狂奔，朝着赵云追去</w:t>
      </w:r>
    </w:p>
    <w:p w14:paraId="7233EAA9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【本集完】</w:t>
      </w:r>
    </w:p>
    <w:p w14:paraId="6856D716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</w:p>
    <w:p w14:paraId="7C51C4D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第十一集</w:t>
      </w:r>
    </w:p>
    <w:p w14:paraId="4AF86CF0">
      <w:pPr>
        <w:spacing w:line="360" w:lineRule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11.1峡谷 夜 外</w:t>
      </w:r>
    </w:p>
    <w:p w14:paraId="00C71D62">
      <w:pPr>
        <w:spacing w:line="360" w:lineRule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人物：刘禅、吕蒙、赵云、吴军士兵若干、蜀军士兵若干</w:t>
      </w:r>
    </w:p>
    <w:p w14:paraId="036E5C4B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【全景】两山夹峙，谷道狭窄</w:t>
      </w:r>
    </w:p>
    <w:p w14:paraId="43964987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△赵云策马在前面飞奔，吕蒙在后面紧追不舍</w:t>
      </w:r>
    </w:p>
    <w:p w14:paraId="104D84B3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△一个吕蒙大将策马冲到吕蒙身边</w:t>
      </w:r>
    </w:p>
    <w:p w14:paraId="0651FA9D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副将：（焦急）将军，莫要再追了！此地地势险要，两侧都是山林，小心有诈！</w:t>
      </w:r>
    </w:p>
    <w:p w14:paraId="3A60A540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△吕蒙冷笑一声，满脸不屑</w:t>
      </w:r>
    </w:p>
    <w:p w14:paraId="5F56EF4B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吕蒙：（嗤笑）哼，两千人马能有什么诈？赵云已是强弩之末，今日我必杀此獠，以振军威！</w:t>
      </w:r>
    </w:p>
    <w:p w14:paraId="5DB20748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△吕蒙一只手握住战斧，一只手拉住缰绳，双腿一夹，战马嘶鸣一声朝着赵云冲去</w:t>
      </w:r>
    </w:p>
    <w:p w14:paraId="7DB97A2A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△赵云微微侧头，看了吕蒙一眼，嘴角上扬</w:t>
      </w:r>
    </w:p>
    <w:p w14:paraId="2ACD8383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赵云：差不多了！</w:t>
      </w:r>
    </w:p>
    <w:p w14:paraId="510CB655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△赵云勒住缰绳，白马前蹄高高扬起，停住脚步</w:t>
      </w:r>
    </w:p>
    <w:p w14:paraId="270E713A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△吕蒙停在赵云身后不远处，大笑一声</w:t>
      </w:r>
    </w:p>
    <w:p w14:paraId="408D0DF7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吕蒙：哈哈哈！赵云，跑啊！怎么不跑了？</w:t>
      </w:r>
    </w:p>
    <w:p w14:paraId="256890AD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△赵云调转马头，抬起长枪，指了指吕蒙身后</w:t>
      </w:r>
    </w:p>
    <w:p w14:paraId="5ACFF448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△赵云面色平静，嘴角微微上扬，抬起长枪，缓缓指向吕蒙身后</w:t>
      </w:r>
    </w:p>
    <w:p w14:paraId="32E76007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赵云：看看你后面。</w:t>
      </w:r>
    </w:p>
    <w:p w14:paraId="605891F9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△吕蒙眉头一皱，扭头望去</w:t>
      </w:r>
    </w:p>
    <w:p w14:paraId="16D6DD0D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【镜头切换】峡谷入口处，火把如繁星般亮起</w:t>
      </w:r>
    </w:p>
    <w:p w14:paraId="4EAF5BBC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△刘禅骑在赤影背上，站在吕蒙不远处</w:t>
      </w:r>
    </w:p>
    <w:p w14:paraId="34D2B336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吕蒙：（嗤笑）我当是谁，原来是刘备那个痴傻儿子，怎么，阿斗也学会打仗了？是来给你二叔收尸的吗？</w:t>
      </w:r>
    </w:p>
    <w:p w14:paraId="7C1F13AD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刘禅：吕蒙，放下武器，可饶你一命！</w:t>
      </w:r>
    </w:p>
    <w:p w14:paraId="7E18DDE2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△吕蒙满脸愤怒，举起战斧指向刘禅</w:t>
      </w:r>
    </w:p>
    <w:p w14:paraId="49A2E908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吕蒙：狂妄！！！！</w:t>
      </w:r>
    </w:p>
    <w:p w14:paraId="08785DA2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△吕蒙扭头看向身边的东吴士兵</w:t>
      </w:r>
    </w:p>
    <w:p w14:paraId="7421F74C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吕蒙：你们挡住赵云！待本将斩了这不知天高地厚的小子，再来收拾他！</w:t>
      </w:r>
    </w:p>
    <w:p w14:paraId="5EBD509B">
      <w:pPr>
        <w:spacing w:line="360" w:lineRule="auto"/>
        <w:rPr>
          <w:rFonts w:hint="eastAsia" w:asciiTheme="majorEastAsia" w:hAnsiTheme="majorEastAsia" w:eastAsiaTheme="majorEastAsia" w:cstheme="majorEastAsia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△吕蒙身边的东吴士兵，挥舞着长戈朝赵云冲去</w:t>
      </w:r>
    </w:p>
    <w:p w14:paraId="5212A9FB">
      <w:pPr>
        <w:spacing w:line="360" w:lineRule="auto"/>
        <w:rPr>
          <w:rFonts w:hint="eastAsia" w:asciiTheme="majorEastAsia" w:hAnsiTheme="majorEastAsia" w:eastAsiaTheme="majorEastAsia" w:cstheme="majorEastAsia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Cs w:val="21"/>
          <w:lang w:val="en-US" w:eastAsia="zh-CN"/>
        </w:rPr>
        <w:t>△赵云提抢策马冲出</w:t>
      </w:r>
    </w:p>
    <w:p w14:paraId="627658AD">
      <w:pPr>
        <w:spacing w:line="360" w:lineRule="auto"/>
        <w:rPr>
          <w:rFonts w:hint="eastAsia" w:asciiTheme="majorEastAsia" w:hAnsiTheme="majorEastAsia" w:eastAsiaTheme="majorEastAsia" w:cstheme="majorEastAsia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Cs w:val="21"/>
          <w:lang w:val="en-US" w:eastAsia="zh-CN"/>
        </w:rPr>
        <w:t>赵云：世子小心！</w:t>
      </w:r>
    </w:p>
    <w:p w14:paraId="07B72FDC">
      <w:pPr>
        <w:spacing w:line="360" w:lineRule="auto"/>
        <w:rPr>
          <w:rFonts w:hint="eastAsia" w:asciiTheme="majorEastAsia" w:hAnsiTheme="majorEastAsia" w:eastAsiaTheme="majorEastAsia" w:cstheme="majorEastAsia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△吕蒙满脸狞笑，战斧横在身侧，朝着刘禅猛冲过来</w:t>
      </w:r>
    </w:p>
    <w:p w14:paraId="6762EB64">
      <w:pPr>
        <w:spacing w:line="360" w:lineRule="auto"/>
        <w:rPr>
          <w:rFonts w:hint="eastAsia" w:asciiTheme="majorEastAsia" w:hAnsiTheme="majorEastAsia" w:eastAsiaTheme="majorEastAsia" w:cstheme="majorEastAsia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Cs w:val="21"/>
          <w:lang w:val="en-US" w:eastAsia="zh-CN"/>
        </w:rPr>
        <w:t>吕蒙：没有赵云护着，看你如何拦住我，今日便先杀你祭旗！</w:t>
      </w:r>
    </w:p>
    <w:p w14:paraId="54CEF8ED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△刘禅拔出腰间的长刀，双手握住</w:t>
      </w:r>
    </w:p>
    <w:p w14:paraId="4F5C6D25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△吕蒙策马冲至近前，战斧高高扬起，对准刘禅当头劈下</w:t>
      </w:r>
    </w:p>
    <w:p w14:paraId="4B187A58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吕蒙：（怒吼）一把破刀，还想挡住我的战斧？去死吧！</w:t>
      </w:r>
    </w:p>
    <w:p w14:paraId="6E8E2F1E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△刘禅握刀横斩</w:t>
      </w:r>
    </w:p>
    <w:p w14:paraId="526E1A9D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“铛”</w:t>
      </w:r>
    </w:p>
    <w:p w14:paraId="0BE03933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△刀斧相撞</w:t>
      </w:r>
    </w:p>
    <w:p w14:paraId="5C9D0E39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“咔嚓”</w:t>
      </w:r>
    </w:p>
    <w:p w14:paraId="7A014ACC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△战斧从手柄处断裂，斧头掉落在地上</w:t>
      </w:r>
    </w:p>
    <w:p w14:paraId="5317E954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△吕蒙僵在原地，双目圆睁，嘴巴微张，满脸不可置信</w:t>
      </w:r>
    </w:p>
    <w:p w14:paraId="14E64E77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吕蒙：怎么可能！</w:t>
      </w:r>
    </w:p>
    <w:p w14:paraId="2428149E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【本集完】</w:t>
      </w:r>
    </w:p>
    <w:p w14:paraId="5107E97B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（一卡）</w:t>
      </w:r>
    </w:p>
    <w:p w14:paraId="3A81021C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</w:p>
    <w:p w14:paraId="53AF012B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</w:p>
    <w:p w14:paraId="4591C8ED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</w:p>
    <w:p w14:paraId="3E0C512E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</w:p>
    <w:p w14:paraId="212BA9A1">
      <w:pPr>
        <w:spacing w:line="360" w:lineRule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</w:p>
    <w:p w14:paraId="0C781458">
      <w:pPr>
        <w:spacing w:line="360" w:lineRule="auto"/>
        <w:rPr>
          <w:rFonts w:hint="eastAsia" w:asciiTheme="majorEastAsia" w:hAnsiTheme="majorEastAsia" w:eastAsiaTheme="majorEastAsia" w:cstheme="majorEastAsia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88DC84"/>
    <w:multiLevelType w:val="singleLevel"/>
    <w:tmpl w:val="2B88DC8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羽毛">
    <w15:presenceInfo w15:providerId="WPS Office" w15:userId="203909039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EB48D3"/>
    <w:rsid w:val="09484485"/>
    <w:rsid w:val="13531FC1"/>
    <w:rsid w:val="14BF71E2"/>
    <w:rsid w:val="193D1757"/>
    <w:rsid w:val="1A352420"/>
    <w:rsid w:val="1AA64042"/>
    <w:rsid w:val="1F386302"/>
    <w:rsid w:val="22615191"/>
    <w:rsid w:val="289A6D28"/>
    <w:rsid w:val="2ADD3403"/>
    <w:rsid w:val="37305FF2"/>
    <w:rsid w:val="3F8A64BB"/>
    <w:rsid w:val="45C95372"/>
    <w:rsid w:val="4756003E"/>
    <w:rsid w:val="56313EE1"/>
    <w:rsid w:val="5A9009D2"/>
    <w:rsid w:val="5E231B5D"/>
    <w:rsid w:val="66BC2B4E"/>
    <w:rsid w:val="6C596C87"/>
    <w:rsid w:val="7B8A0BB1"/>
    <w:rsid w:val="7D8113AA"/>
    <w:rsid w:val="BB9C9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qFormat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11682</Words>
  <Characters>11819</Characters>
  <Lines>0</Lines>
  <Paragraphs>0</Paragraphs>
  <TotalTime>40</TotalTime>
  <ScaleCrop>false</ScaleCrop>
  <LinksUpToDate>false</LinksUpToDate>
  <CharactersWithSpaces>11862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2026-04-08T22:06:00Z</dcterms:created>
  <dc:creator>Administrator</dc:creator>
  <cp:lastModifiedBy>Serafin</cp:lastModifiedBy>
  <dcterms:modified xsi:type="dcterms:W3CDTF">2026-04-30T14:26:56Z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KSOTemplateDocerSaveRecord">
    <vt:lpwstr>eyJoZGlkIjoiMTA0YmJiZjEzYzc4MzE4Yjg3ZTc0MTYwYThkNDhhNjciLCJ1c2VySWQiOiIxMjMxNTcyNTYxIn0=</vt:lpwstr>
  </property>
  <property fmtid="{D5CDD505-2E9C-101B-9397-08002B2CF9AE}" pid="4" name="ICV">
    <vt:lpwstr>82181F6115D1CE5930F6F269478D7725_43</vt:lpwstr>
  </property>
</Properties>
</file>